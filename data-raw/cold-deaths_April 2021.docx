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FB1EA6" w:rsidR="0053723B" w:rsidP="0053723B" w:rsidRDefault="00D77956" w14:paraId="4CE3FE33" w14:textId="6E61D096">
      <w:pPr>
        <w:pStyle w:val="Heading1"/>
      </w:pPr>
      <w:commentRangeStart w:id="0"/>
      <w:r>
        <w:t>Cold</w:t>
      </w:r>
      <w:r w:rsidRPr="00FB1EA6" w:rsidR="0053723B">
        <w:t>-Related Deaths</w:t>
      </w:r>
      <w:commentRangeEnd w:id="0"/>
      <w:r w:rsidR="000A06C3">
        <w:rPr>
          <w:rStyle w:val="CommentReference"/>
          <w:rFonts w:eastAsia="Times New Roman" w:cs="Times New Roman" w:asciiTheme="minorHAnsi" w:hAnsiTheme="minorHAnsi"/>
          <w:b w:val="0"/>
          <w:bCs w:val="0"/>
          <w:color w:val="auto"/>
        </w:rPr>
        <w:commentReference w:id="0"/>
      </w:r>
    </w:p>
    <w:p w:rsidRPr="00FB1EA6" w:rsidR="0053723B" w:rsidP="0053723B" w:rsidRDefault="0053723B" w14:paraId="619BC590" w14:textId="398C0BE5">
      <w:pPr>
        <w:pStyle w:val="Subtitle"/>
      </w:pPr>
      <w:r w:rsidRPr="00FB1EA6">
        <w:t>This indicator presents data on deaths classified as “</w:t>
      </w:r>
      <w:r w:rsidR="00D77956">
        <w:t>cold</w:t>
      </w:r>
      <w:r w:rsidRPr="00FB1EA6">
        <w:t>-related” in the United States.</w:t>
      </w:r>
    </w:p>
    <w:p w:rsidRPr="00FB1EA6" w:rsidR="0053723B" w:rsidP="0053723B" w:rsidRDefault="0053723B" w14:paraId="2FF719C1" w14:textId="77777777">
      <w:pPr>
        <w:pStyle w:val="Heading2"/>
      </w:pPr>
      <w:r w:rsidRPr="00FB1EA6">
        <w:t>Background</w:t>
      </w:r>
    </w:p>
    <w:p w:rsidR="003B09D3" w:rsidP="00D57559" w:rsidRDefault="00A444E3" w14:paraId="772523FB" w14:textId="10CB8712">
      <w:pPr>
        <w:pStyle w:val="BodyText"/>
      </w:pPr>
      <w:r w:rsidRPr="00A444E3">
        <w:t>In recent years, U.S. death</w:t>
      </w:r>
      <w:r>
        <w:t xml:space="preserve"> rate</w:t>
      </w:r>
      <w:r w:rsidRPr="00A444E3">
        <w:t xml:space="preserve">s in winter months </w:t>
      </w:r>
      <w:r>
        <w:t>have been</w:t>
      </w:r>
      <w:r w:rsidRPr="00A444E3">
        <w:t xml:space="preserve"> 8</w:t>
      </w:r>
      <w:r>
        <w:t xml:space="preserve"> to 12 percent</w:t>
      </w:r>
      <w:r w:rsidRPr="00A444E3">
        <w:t xml:space="preserve"> higher than</w:t>
      </w:r>
      <w:r>
        <w:t xml:space="preserve"> in</w:t>
      </w:r>
      <w:r w:rsidRPr="00A444E3">
        <w:t xml:space="preserve"> non-winter months</w:t>
      </w:r>
      <w:r w:rsidR="00D57559">
        <w:t>.</w:t>
      </w:r>
      <w:r w:rsidR="00D57559">
        <w:rPr>
          <w:rStyle w:val="EndnoteReference"/>
          <w:bCs w:val="0"/>
        </w:rPr>
        <w:endnoteReference w:id="2"/>
      </w:r>
      <w:r w:rsidR="00D57559">
        <w:t xml:space="preserve"> Much of this increase relates to seasonal changes in behavior and the human body, as well as increased exposure to respiratory diseases. </w:t>
      </w:r>
      <w:r w:rsidR="00F93E4B">
        <w:t xml:space="preserve">Cold </w:t>
      </w:r>
      <w:r w:rsidR="00575B43">
        <w:t xml:space="preserve">temperatures can also </w:t>
      </w:r>
      <w:r w:rsidR="00247C9A">
        <w:t xml:space="preserve">worsen </w:t>
      </w:r>
      <w:r w:rsidR="00E93409">
        <w:t>pre</w:t>
      </w:r>
      <w:r w:rsidR="002A33A8">
        <w:t>-</w:t>
      </w:r>
      <w:r w:rsidR="00E93409">
        <w:t xml:space="preserve">existing medical </w:t>
      </w:r>
      <w:r w:rsidR="00247C9A">
        <w:t xml:space="preserve">conditions such as cardiovascular </w:t>
      </w:r>
      <w:r w:rsidR="00F10176">
        <w:t>and</w:t>
      </w:r>
      <w:r w:rsidR="00247C9A">
        <w:t xml:space="preserve"> respiratory disease</w:t>
      </w:r>
      <w:r w:rsidR="00F10176">
        <w:t>s</w:t>
      </w:r>
      <w:r w:rsidR="001B37A9">
        <w:t>. For example, death rates from heart attacks increase as temperatures drop, likely due to the way cold affects blood</w:t>
      </w:r>
      <w:r w:rsidR="00013B15">
        <w:t xml:space="preserve"> circulation</w:t>
      </w:r>
      <w:r w:rsidR="001B37A9">
        <w:t>, blood vessels, and other factors.</w:t>
      </w:r>
      <w:r w:rsidR="00DC1499">
        <w:rPr>
          <w:rStyle w:val="EndnoteReference"/>
        </w:rPr>
        <w:endnoteReference w:id="3"/>
      </w:r>
      <w:r w:rsidRPr="00D15CF4" w:rsidR="00DC1499">
        <w:rPr>
          <w:vertAlign w:val="superscript"/>
        </w:rPr>
        <w:t>,</w:t>
      </w:r>
      <w:r w:rsidR="00DC1499">
        <w:rPr>
          <w:rStyle w:val="EndnoteReference"/>
        </w:rPr>
        <w:endnoteReference w:id="4"/>
      </w:r>
      <w:r w:rsidR="001B37A9">
        <w:t xml:space="preserve"> </w:t>
      </w:r>
      <w:r w:rsidR="00D57559">
        <w:t>Even moderately cold days can increase the risk of death for many people. People exposed to e</w:t>
      </w:r>
      <w:r w:rsidR="003B09D3">
        <w:t>xtreme</w:t>
      </w:r>
      <w:r w:rsidR="00D57559">
        <w:t>ly</w:t>
      </w:r>
      <w:r w:rsidR="003B09D3">
        <w:t xml:space="preserve"> cold conditions can</w:t>
      </w:r>
      <w:r w:rsidR="00D57559">
        <w:t xml:space="preserve"> also suffer from direct effects such as</w:t>
      </w:r>
      <w:r w:rsidR="003B09D3">
        <w:t xml:space="preserve"> frostbite and potentially deadly hypothermia, especially in places where people are not accustomed to cold temperatures</w:t>
      </w:r>
      <w:r w:rsidR="00D57559">
        <w:t>.</w:t>
      </w:r>
    </w:p>
    <w:p w:rsidRPr="002E09BD" w:rsidR="00CC400A" w:rsidP="0053723B" w:rsidRDefault="00756944" w14:paraId="0E9B6E09" w14:textId="3C8C8DB5">
      <w:pPr>
        <w:pStyle w:val="BodyText"/>
        <w:rPr>
          <w:highlight w:val="yellow"/>
        </w:rPr>
      </w:pPr>
      <w:r>
        <w:t>Certain</w:t>
      </w:r>
      <w:r w:rsidR="00336B77">
        <w:t xml:space="preserve"> population groups </w:t>
      </w:r>
      <w:r w:rsidR="001B6C62">
        <w:t>face</w:t>
      </w:r>
      <w:r w:rsidR="00336B77">
        <w:t xml:space="preserve"> </w:t>
      </w:r>
      <w:r w:rsidR="001B6C62">
        <w:t>higher risks of cold-related illness or death</w:t>
      </w:r>
      <w:r w:rsidR="00B3338D">
        <w:t xml:space="preserve">. </w:t>
      </w:r>
      <w:r w:rsidR="00336B77">
        <w:t xml:space="preserve">For example, </w:t>
      </w:r>
      <w:r w:rsidR="00DF06BC">
        <w:t xml:space="preserve">occupational </w:t>
      </w:r>
      <w:r w:rsidR="00803781">
        <w:t>groups</w:t>
      </w:r>
      <w:r w:rsidR="00336B77">
        <w:t xml:space="preserve"> that work outdoors</w:t>
      </w:r>
      <w:r w:rsidR="00CC400A">
        <w:t xml:space="preserve"> during winter months</w:t>
      </w:r>
      <w:r w:rsidR="001B6C62">
        <w:t>, such as agricultural workers, construction workers, and electricity and pipeline utility workers,</w:t>
      </w:r>
      <w:r w:rsidR="00803781">
        <w:t xml:space="preserve"> face higher risks of </w:t>
      </w:r>
      <w:r w:rsidR="001B6C62">
        <w:t>exposure to cold</w:t>
      </w:r>
      <w:r w:rsidR="00DF06BC">
        <w:t>.</w:t>
      </w:r>
      <w:r w:rsidR="00336B77">
        <w:rPr>
          <w:rStyle w:val="EndnoteReference"/>
        </w:rPr>
        <w:endnoteReference w:id="5"/>
      </w:r>
      <w:r w:rsidR="00A61782">
        <w:t xml:space="preserve"> </w:t>
      </w:r>
      <w:r w:rsidR="001B6C62">
        <w:t>Others at risk include o</w:t>
      </w:r>
      <w:r w:rsidR="003B2031">
        <w:t xml:space="preserve">lder </w:t>
      </w:r>
      <w:r w:rsidR="008A7F53">
        <w:t>adults</w:t>
      </w:r>
      <w:r w:rsidR="003B2031">
        <w:t>,</w:t>
      </w:r>
      <w:r w:rsidR="008A7F53">
        <w:t xml:space="preserve"> </w:t>
      </w:r>
      <w:r w:rsidR="001B6C62">
        <w:t>infants, people</w:t>
      </w:r>
      <w:r w:rsidR="00D83CC1">
        <w:t xml:space="preserve"> with pre</w:t>
      </w:r>
      <w:r w:rsidR="002A33A8">
        <w:t>-</w:t>
      </w:r>
      <w:r w:rsidR="00D83CC1">
        <w:t>existing medical conditions, people</w:t>
      </w:r>
      <w:r w:rsidR="001B6C62">
        <w:t xml:space="preserve"> taking medications or using drugs (especially alcohol) that make them more susceptible to cold</w:t>
      </w:r>
      <w:r w:rsidR="00D83CC1">
        <w:t xml:space="preserve"> effects, homeless people, and those with inadequate winter clothing or home heating</w:t>
      </w:r>
      <w:r w:rsidR="003B2031">
        <w:t>.</w:t>
      </w:r>
      <w:r w:rsidR="00D83CC1">
        <w:rPr>
          <w:rStyle w:val="EndnoteReference"/>
        </w:rPr>
        <w:endnoteReference w:id="6"/>
      </w:r>
      <w:del w:author="Matthew Mitchell" w:date="2021-03-22T10:13:00Z" w:id="39">
        <w:r w:rsidRPr="002E09BD" w:rsidDel="00B6647A" w:rsidR="0062481A">
          <w:rPr>
            <w:highlight w:val="yellow"/>
          </w:rPr>
          <w:delText xml:space="preserve">  </w:delText>
        </w:r>
        <w:r w:rsidRPr="002E09BD" w:rsidDel="00B6647A" w:rsidR="00634F07">
          <w:rPr>
            <w:highlight w:val="yellow"/>
          </w:rPr>
          <w:delText xml:space="preserve"> </w:delText>
        </w:r>
      </w:del>
    </w:p>
    <w:p w:rsidR="009F2D0B" w:rsidP="009F2D0B" w:rsidRDefault="009F2D0B" w14:paraId="6F80E03B" w14:textId="0710F5AC">
      <w:pPr>
        <w:pStyle w:val="BodyText"/>
      </w:pPr>
      <w:r>
        <w:t>Unusually cold winter temperatures have become less common across the contiguous 48 states in recent decades,</w:t>
      </w:r>
      <w:r>
        <w:rPr>
          <w:rStyle w:val="EndnoteReference"/>
        </w:rPr>
        <w:endnoteReference w:id="7"/>
      </w:r>
      <w:r>
        <w:t xml:space="preserve"> particularly very cold nights (see the </w:t>
      </w:r>
      <w:r w:rsidRPr="00BD0791">
        <w:rPr>
          <w:highlight w:val="cyan"/>
          <w:rPrChange w:author="Matthew Mitchell" w:date="2021-03-20T00:18:00Z" w:id="68">
            <w:rPr/>
          </w:rPrChange>
        </w:rPr>
        <w:t>High and Low Temperatures</w:t>
      </w:r>
      <w:r>
        <w:t xml:space="preserve"> indicator). Extreme cold waves are likely to continue to decrease as winter temperatures increase in the future.</w:t>
      </w:r>
      <w:r>
        <w:rPr>
          <w:rStyle w:val="EndnoteReference"/>
        </w:rPr>
        <w:endnoteReference w:id="8"/>
      </w:r>
      <w:r>
        <w:t xml:space="preserve"> This winter warming is expected to reduce the </w:t>
      </w:r>
      <w:r w:rsidRPr="002E09BD">
        <w:t xml:space="preserve">number of </w:t>
      </w:r>
      <w:r w:rsidR="007E3226">
        <w:t xml:space="preserve">direct </w:t>
      </w:r>
      <w:r w:rsidRPr="002E09BD">
        <w:t xml:space="preserve">cold-related deaths, but the decrease is projected to be smaller than increases in heat-related deaths (see the </w:t>
      </w:r>
      <w:r w:rsidRPr="00BD0791">
        <w:rPr>
          <w:highlight w:val="cyan"/>
          <w:rPrChange w:author="Matthew Mitchell" w:date="2021-03-20T00:19:00Z" w:id="94">
            <w:rPr/>
          </w:rPrChange>
        </w:rPr>
        <w:t>Heat-Related Deaths</w:t>
      </w:r>
      <w:r w:rsidRPr="002E09BD">
        <w:t xml:space="preserve"> indicator) in most regions.</w:t>
      </w:r>
      <w:r w:rsidRPr="002E09BD">
        <w:rPr>
          <w:rStyle w:val="EndnoteReference"/>
        </w:rPr>
        <w:endnoteReference w:id="9"/>
      </w:r>
      <w:r w:rsidRPr="002E09BD">
        <w:t xml:space="preserve"> This is because some of the factors that lead to higher death rates in the winter </w:t>
      </w:r>
      <w:r w:rsidRPr="002E09BD" w:rsidR="00CC0C7A">
        <w:t xml:space="preserve">are </w:t>
      </w:r>
      <w:r w:rsidRPr="002E09BD">
        <w:t>not particularly sensitive to climate change,</w:t>
      </w:r>
      <w:r w:rsidRPr="002E09BD">
        <w:rPr>
          <w:rStyle w:val="EndnoteReference"/>
        </w:rPr>
        <w:endnoteReference w:id="10"/>
      </w:r>
      <w:r w:rsidRPr="002E09BD">
        <w:t xml:space="preserve"> because extreme heat </w:t>
      </w:r>
      <w:r w:rsidRPr="002E09BD" w:rsidR="00CC0C7A">
        <w:t>h</w:t>
      </w:r>
      <w:r w:rsidRPr="002E09BD">
        <w:t xml:space="preserve">as a more </w:t>
      </w:r>
      <w:r w:rsidRPr="002E09BD" w:rsidR="00CC0C7A">
        <w:t xml:space="preserve">immediate and </w:t>
      </w:r>
      <w:r w:rsidRPr="002E09BD">
        <w:t>d</w:t>
      </w:r>
      <w:r w:rsidRPr="002E09BD" w:rsidR="00816C0E">
        <w:t>irect</w:t>
      </w:r>
      <w:r w:rsidRPr="002E09BD">
        <w:t xml:space="preserve"> effect on death rates than extreme cold,</w:t>
      </w:r>
      <w:r w:rsidRPr="002E09BD">
        <w:rPr>
          <w:rStyle w:val="EndnoteReference"/>
        </w:rPr>
        <w:endnoteReference w:id="11"/>
      </w:r>
      <w:r w:rsidRPr="002E09BD">
        <w:t xml:space="preserve"> and because the solutions to protect against cold exposure (such as staying indoors, wearing more clothing, turning on the heat) are more </w:t>
      </w:r>
      <w:r w:rsidR="002E09BD">
        <w:t>widely</w:t>
      </w:r>
      <w:r w:rsidRPr="002E09BD" w:rsidR="002E09BD">
        <w:t xml:space="preserve"> </w:t>
      </w:r>
      <w:r w:rsidRPr="002E09BD">
        <w:t>accessible than protection against extreme heat.</w:t>
      </w:r>
      <w:r w:rsidRPr="002E09BD">
        <w:rPr>
          <w:rStyle w:val="EndnoteReference"/>
        </w:rPr>
        <w:endnoteReference w:id="12"/>
      </w:r>
      <w:r w:rsidRPr="002E09BD">
        <w:t xml:space="preserve"> Cold-related death</w:t>
      </w:r>
      <w:r>
        <w:t xml:space="preserve"> rates can change as communities strengthen their cold weather plans and take other steps to protect vulnerable people during cold winter months.</w:t>
      </w:r>
    </w:p>
    <w:p w:rsidRPr="00FB1EA6" w:rsidR="0053723B" w:rsidP="0053723B" w:rsidRDefault="0053723B" w14:paraId="61B7980B" w14:textId="77777777">
      <w:pPr>
        <w:pStyle w:val="Heading2"/>
      </w:pPr>
      <w:r w:rsidRPr="00FB1EA6">
        <w:t>About the Indicator</w:t>
      </w:r>
    </w:p>
    <w:p w:rsidR="00FE258F" w:rsidP="0053723B" w:rsidRDefault="2EFE01D0" w14:paraId="7055BCE9" w14:textId="65A5ECAD">
      <w:pPr>
        <w:pStyle w:val="BodyText"/>
        <w:rPr>
          <w:bCs w:val="0"/>
        </w:rPr>
      </w:pPr>
      <w:ins w:author="Kolian.Michael_epa.gov#EXT#@erg.com" w:date="2021-03-18T20:45:00Z" w:id="104">
        <w:del w:author="Matthew Mitchell" w:date="2021-03-21T01:05:00Z" w:id="105">
          <w:r w:rsidDel="00376474">
            <w:delText>In similar fashion</w:delText>
          </w:r>
        </w:del>
      </w:ins>
      <w:ins w:author="Matthew Mitchell" w:date="2021-03-21T01:05:00Z" w:id="106">
        <w:r w:rsidR="00376474">
          <w:t>Like</w:t>
        </w:r>
      </w:ins>
      <w:ins w:author="Kolian.Michael_epa.gov#EXT#@erg.com" w:date="2021-03-18T20:45:00Z" w:id="107">
        <w:r>
          <w:t xml:space="preserve"> to the </w:t>
        </w:r>
        <w:r w:rsidRPr="00C5773C">
          <w:rPr>
            <w:highlight w:val="cyan"/>
            <w:rPrChange w:author="Chris Lamie" w:date="2021-03-19T00:32:00Z" w:id="108">
              <w:rPr/>
            </w:rPrChange>
          </w:rPr>
          <w:t>Heat-Re</w:t>
        </w:r>
      </w:ins>
      <w:ins w:author="Kolian.Michael_epa.gov#EXT#@erg.com" w:date="2021-03-18T20:46:00Z" w:id="109">
        <w:r w:rsidRPr="00C5773C">
          <w:rPr>
            <w:highlight w:val="cyan"/>
            <w:rPrChange w:author="Chris Lamie" w:date="2021-03-19T00:32:00Z" w:id="110">
              <w:rPr/>
            </w:rPrChange>
          </w:rPr>
          <w:t>lated Deaths</w:t>
        </w:r>
        <w:r>
          <w:t xml:space="preserve"> </w:t>
        </w:r>
        <w:del w:author="Chris Lamie" w:date="2021-03-19T00:32:00Z" w:id="111">
          <w:r w:rsidDel="00C5773C">
            <w:delText>(see Heat-Related De</w:delText>
          </w:r>
          <w:r w:rsidDel="00C5773C" w:rsidR="1E510B6F">
            <w:delText xml:space="preserve">aths </w:delText>
          </w:r>
        </w:del>
        <w:r w:rsidR="1E510B6F">
          <w:t>indicator</w:t>
        </w:r>
        <w:del w:author="Chris Lamie" w:date="2021-03-19T00:32:00Z" w:id="112">
          <w:r w:rsidDel="00C5773C" w:rsidR="1E510B6F">
            <w:delText>)</w:delText>
          </w:r>
        </w:del>
        <w:r>
          <w:t>, t</w:t>
        </w:r>
      </w:ins>
      <w:del w:author="Kolian.Michael_epa.gov#EXT#@erg.com" w:date="2021-03-18T20:46:00Z" w:id="113">
        <w:r w:rsidR="0053723B">
          <w:delText>T</w:delText>
        </w:r>
      </w:del>
      <w:r w:rsidR="0053723B">
        <w:t>his indicator shows the annual rate for deaths classified by medical professionals as “</w:t>
      </w:r>
      <w:r w:rsidR="004E1295">
        <w:t>cold</w:t>
      </w:r>
      <w:r w:rsidR="0053723B">
        <w:t>-related” in the United States based on death certificate records. Every death is recorded on a death certificate, where a medical professional identifies the main cause of death (also known as the underlying cause), along with other conditions that contributed to the death. These causes are classified using a set of standard codes.</w:t>
      </w:r>
      <w:r w:rsidRPr="001956A8" w:rsidR="0053723B">
        <w:rPr>
          <w:rStyle w:val="FootnoteReference"/>
          <w:rFonts w:eastAsiaTheme="majorEastAsia"/>
          <w:bCs w:val="0"/>
        </w:rPr>
        <w:t xml:space="preserve"> </w:t>
      </w:r>
      <w:r w:rsidR="0053723B">
        <w:rPr>
          <w:bCs w:val="0"/>
        </w:rPr>
        <w:t>Dividing the annual number of deaths by the U.S. population in that year, then multiplying by one million, will result in the death rates (per million people)</w:t>
      </w:r>
      <w:r w:rsidR="00FE258F">
        <w:rPr>
          <w:bCs w:val="0"/>
        </w:rPr>
        <w:t xml:space="preserve"> </w:t>
      </w:r>
      <w:r w:rsidR="00575B43">
        <w:rPr>
          <w:bCs w:val="0"/>
        </w:rPr>
        <w:t>that this indicator shows</w:t>
      </w:r>
      <w:r w:rsidR="00FE258F">
        <w:rPr>
          <w:bCs w:val="0"/>
        </w:rPr>
        <w:t>.</w:t>
      </w:r>
      <w:r w:rsidR="0053723B">
        <w:rPr>
          <w:bCs w:val="0"/>
        </w:rPr>
        <w:t xml:space="preserve"> </w:t>
      </w:r>
    </w:p>
    <w:p w:rsidR="0053723B" w:rsidP="0053723B" w:rsidRDefault="0053723B" w14:paraId="47BCA3F5" w14:textId="101539D6">
      <w:pPr>
        <w:pStyle w:val="BodyText"/>
      </w:pPr>
      <w:r>
        <w:rPr>
          <w:bCs w:val="0"/>
        </w:rPr>
        <w:lastRenderedPageBreak/>
        <w:t>Figure 1</w:t>
      </w:r>
      <w:r w:rsidR="00FE258F">
        <w:rPr>
          <w:bCs w:val="0"/>
        </w:rPr>
        <w:t xml:space="preserve"> shows</w:t>
      </w:r>
      <w:r w:rsidR="00FE258F">
        <w:t xml:space="preserve"> </w:t>
      </w:r>
      <w:r w:rsidR="004E1295">
        <w:t>cold</w:t>
      </w:r>
      <w:r>
        <w:t xml:space="preserve">-related </w:t>
      </w:r>
      <w:r w:rsidR="00575B43">
        <w:t xml:space="preserve">death </w:t>
      </w:r>
      <w:r w:rsidR="00FE258F">
        <w:t>rates</w:t>
      </w:r>
      <w:r>
        <w:t xml:space="preserve"> using two methods. One method shows deaths for which</w:t>
      </w:r>
      <w:r w:rsidR="004E1295">
        <w:t xml:space="preserve"> exposure to</w:t>
      </w:r>
      <w:r>
        <w:t xml:space="preserve"> excessive </w:t>
      </w:r>
      <w:r w:rsidRPr="00B9150D">
        <w:t xml:space="preserve">natural </w:t>
      </w:r>
      <w:r w:rsidRPr="00B9150D" w:rsidR="004E1295">
        <w:t xml:space="preserve">cold </w:t>
      </w:r>
      <w:r w:rsidRPr="00B9150D">
        <w:t>was stated as the underlying cause of death from 1979 to 201</w:t>
      </w:r>
      <w:del w:author="William Morgan [2]" w:date="2018-03-16T13:01:00Z" w:id="114">
        <w:r w:rsidRPr="00B9150D" w:rsidDel="00C5080E" w:rsidR="00B5503B">
          <w:delText>4</w:delText>
        </w:r>
      </w:del>
      <w:ins w:author="William Morgan [2]" w:date="2018-03-16T13:01:00Z" w:id="115">
        <w:r w:rsidR="00C5080E">
          <w:t>6</w:t>
        </w:r>
      </w:ins>
      <w:r w:rsidRPr="00B9150D">
        <w:t xml:space="preserve">. The other data series shows deaths for which </w:t>
      </w:r>
      <w:r w:rsidRPr="00B9150D" w:rsidR="004E1295">
        <w:t xml:space="preserve">cold </w:t>
      </w:r>
      <w:r w:rsidRPr="00B9150D">
        <w:t>was listed as either the underlying cause or a contributing cause, based on a broader set of data that</w:t>
      </w:r>
      <w:r w:rsidRPr="00B9150D" w:rsidR="00B5503B">
        <w:t>,</w:t>
      </w:r>
      <w:r w:rsidRPr="00B9150D">
        <w:t xml:space="preserve"> at present</w:t>
      </w:r>
      <w:r w:rsidRPr="00B9150D" w:rsidR="00B5503B">
        <w:t>,</w:t>
      </w:r>
      <w:r w:rsidRPr="00B9150D">
        <w:t xml:space="preserve"> can only be evaluated </w:t>
      </w:r>
      <w:del w:author="Sargon de Jesus" w:date="2018-03-21T15:37:00Z" w:id="116">
        <w:r w:rsidRPr="00B9150D" w:rsidDel="00FB0B0B">
          <w:delText xml:space="preserve">back </w:delText>
        </w:r>
      </w:del>
      <w:ins w:author="Sargon de Jesus" w:date="2018-03-21T15:37:00Z" w:id="117">
        <w:r w:rsidR="00642DDE">
          <w:t>for the y</w:t>
        </w:r>
        <w:r w:rsidR="00FB0B0B">
          <w:t xml:space="preserve">ears </w:t>
        </w:r>
      </w:ins>
      <w:del w:author="Sargon de Jesus" w:date="2018-03-21T15:37:00Z" w:id="118">
        <w:r w:rsidRPr="00B9150D" w:rsidDel="00FB0B0B">
          <w:delText xml:space="preserve">to </w:delText>
        </w:r>
      </w:del>
      <w:r w:rsidRPr="00B9150D">
        <w:t>1999</w:t>
      </w:r>
      <w:ins w:author="Sargon de Jesus" w:date="2018-03-21T15:37:00Z" w:id="119">
        <w:r w:rsidR="00FB0B0B">
          <w:t xml:space="preserve"> to 2015</w:t>
        </w:r>
      </w:ins>
      <w:r w:rsidRPr="00B9150D">
        <w:t xml:space="preserve">. For example, in a case where </w:t>
      </w:r>
      <w:r w:rsidRPr="00B9150D" w:rsidR="00B744D9">
        <w:t xml:space="preserve">cardiovascular disease </w:t>
      </w:r>
      <w:r w:rsidRPr="00B9150D">
        <w:t xml:space="preserve">was determined to be the underlying cause of death, </w:t>
      </w:r>
      <w:r w:rsidRPr="00B9150D" w:rsidR="004E1295">
        <w:t xml:space="preserve">cold </w:t>
      </w:r>
      <w:r w:rsidRPr="00B9150D">
        <w:t xml:space="preserve">could be listed as a contributing factor because it can make the individual more susceptible </w:t>
      </w:r>
      <w:r w:rsidRPr="00B9150D" w:rsidR="005D3EDC">
        <w:t>to the effects of this disease.</w:t>
      </w:r>
      <w:r w:rsidRPr="00B9150D" w:rsidR="007C6750">
        <w:t xml:space="preserve"> </w:t>
      </w:r>
      <w:commentRangeStart w:id="120"/>
      <w:commentRangeStart w:id="121"/>
      <w:del w:author="William Morgan [2]" w:date="2018-03-21T17:25:00Z" w:id="122">
        <w:r w:rsidRPr="00B9150D" w:rsidDel="006828C8">
          <w:delText xml:space="preserve">Because excessive </w:delText>
        </w:r>
        <w:r w:rsidRPr="00B9150D" w:rsidDel="006828C8" w:rsidR="009E5411">
          <w:delText>cold events</w:delText>
        </w:r>
        <w:r w:rsidRPr="00B9150D" w:rsidDel="006828C8" w:rsidR="005D3EDC">
          <w:delText xml:space="preserve"> </w:delText>
        </w:r>
        <w:r w:rsidRPr="00B9150D" w:rsidDel="006828C8" w:rsidR="00844818">
          <w:delText>are associated with</w:delText>
        </w:r>
        <w:r w:rsidRPr="00B9150D" w:rsidDel="006828C8" w:rsidR="005D3EDC">
          <w:delText xml:space="preserve"> winter </w:delText>
        </w:r>
        <w:r w:rsidRPr="00B9150D" w:rsidDel="006828C8">
          <w:delText>months,</w:delText>
        </w:r>
        <w:r w:rsidRPr="00B9150D" w:rsidDel="006828C8" w:rsidR="00092E9C">
          <w:delText xml:space="preserve"> </w:delText>
        </w:r>
        <w:r w:rsidRPr="00B9150D" w:rsidDel="006828C8">
          <w:delText>the 1999–201</w:delText>
        </w:r>
      </w:del>
      <w:del w:author="William Morgan [2]" w:date="2018-03-16T13:02:00Z" w:id="123">
        <w:r w:rsidRPr="00B9150D" w:rsidDel="00C43016" w:rsidR="00B5503B">
          <w:delText>4</w:delText>
        </w:r>
      </w:del>
      <w:del w:author="William Morgan [2]" w:date="2018-03-21T17:25:00Z" w:id="124">
        <w:r w:rsidRPr="00B9150D" w:rsidDel="006828C8">
          <w:delText xml:space="preserve"> analysis was limited to</w:delText>
        </w:r>
        <w:r w:rsidRPr="00B9150D" w:rsidDel="006828C8" w:rsidR="009E5411">
          <w:delText xml:space="preserve"> </w:delText>
        </w:r>
        <w:r w:rsidRPr="00B9150D" w:rsidDel="006828C8" w:rsidR="00816C0E">
          <w:delText xml:space="preserve">October </w:delText>
        </w:r>
        <w:r w:rsidRPr="00B9150D" w:rsidDel="006828C8" w:rsidR="00952529">
          <w:delText xml:space="preserve">through </w:delText>
        </w:r>
        <w:r w:rsidRPr="00B9150D" w:rsidDel="006828C8" w:rsidR="00816C0E">
          <w:delText>April</w:delText>
        </w:r>
        <w:r w:rsidRPr="00B9150D" w:rsidDel="006828C8">
          <w:delText>.</w:delText>
        </w:r>
        <w:commentRangeEnd w:id="120"/>
        <w:r w:rsidDel="006828C8" w:rsidR="00046C64">
          <w:rPr>
            <w:rStyle w:val="CommentReference"/>
            <w:bCs w:val="0"/>
          </w:rPr>
          <w:commentReference w:id="120"/>
        </w:r>
        <w:commentRangeEnd w:id="121"/>
        <w:r w:rsidDel="006828C8" w:rsidR="00FB0B0B">
          <w:rPr>
            <w:rStyle w:val="CommentReference"/>
            <w:bCs w:val="0"/>
          </w:rPr>
          <w:commentReference w:id="121"/>
        </w:r>
      </w:del>
    </w:p>
    <w:p w:rsidRPr="00FB1EA6" w:rsidR="0053723B" w:rsidP="0053723B" w:rsidRDefault="0053723B" w14:paraId="2AEAD87B" w14:textId="77777777">
      <w:pPr>
        <w:pStyle w:val="Heading2"/>
      </w:pPr>
      <w:r w:rsidRPr="00FB1EA6">
        <w:t>Key Points</w:t>
      </w:r>
    </w:p>
    <w:p w:rsidR="0053723B" w:rsidP="0053723B" w:rsidRDefault="0053723B" w14:paraId="0E7F9E6F" w14:textId="0317D746">
      <w:pPr>
        <w:pStyle w:val="Bullet2"/>
      </w:pPr>
      <w:r>
        <w:t>Between 1979 and 201</w:t>
      </w:r>
      <w:del w:author="William Morgan [2]" w:date="2018-03-16T13:08:00Z" w:id="125">
        <w:r w:rsidDel="006A2281" w:rsidR="00B5503B">
          <w:delText>4</w:delText>
        </w:r>
      </w:del>
      <w:ins w:author="William Morgan [2]" w:date="2018-03-16T13:08:00Z" w:id="126">
        <w:r w:rsidR="006A2281">
          <w:t>6</w:t>
        </w:r>
      </w:ins>
      <w:r>
        <w:t xml:space="preserve">, the death rate as a direct result of exposure to </w:t>
      </w:r>
      <w:r w:rsidR="00112589">
        <w:t xml:space="preserve">cold </w:t>
      </w:r>
      <w:r>
        <w:t xml:space="preserve">(underlying cause of death) generally </w:t>
      </w:r>
      <w:r w:rsidR="00112589">
        <w:t>ranged from</w:t>
      </w:r>
      <w:r w:rsidR="00134DB5">
        <w:t xml:space="preserve"> </w:t>
      </w:r>
      <w:r w:rsidR="00112589">
        <w:t>1</w:t>
      </w:r>
      <w:r w:rsidR="00E21821">
        <w:t xml:space="preserve"> to </w:t>
      </w:r>
      <w:r w:rsidR="00112589">
        <w:t>2</w:t>
      </w:r>
      <w:r w:rsidR="00134DB5">
        <w:t>.5</w:t>
      </w:r>
      <w:r>
        <w:t xml:space="preserve"> deaths per million </w:t>
      </w:r>
      <w:r w:rsidR="00270822">
        <w:t>people</w:t>
      </w:r>
      <w:r>
        <w:t xml:space="preserve">, with </w:t>
      </w:r>
      <w:r w:rsidR="007522D7">
        <w:t>year-to-year fluctuation</w:t>
      </w:r>
      <w:r w:rsidR="00134DB5">
        <w:t>s</w:t>
      </w:r>
      <w:r>
        <w:t xml:space="preserve"> (see Figure 1)</w:t>
      </w:r>
      <w:r w:rsidRPr="00271A28">
        <w:t>.</w:t>
      </w:r>
      <w:r>
        <w:t xml:space="preserve"> Overall, a total of </w:t>
      </w:r>
      <w:r w:rsidR="00624D6F">
        <w:t>more than</w:t>
      </w:r>
      <w:r w:rsidR="00226D0E">
        <w:t xml:space="preserve"> </w:t>
      </w:r>
      <w:r w:rsidR="00134DB5">
        <w:t>1</w:t>
      </w:r>
      <w:ins w:author="William Morgan [2]" w:date="2018-03-16T13:09:00Z" w:id="127">
        <w:r w:rsidR="00405827">
          <w:t>9</w:t>
        </w:r>
      </w:ins>
      <w:del w:author="William Morgan [2]" w:date="2018-03-16T13:09:00Z" w:id="128">
        <w:r w:rsidDel="00405827" w:rsidR="00134DB5">
          <w:delText>8</w:delText>
        </w:r>
      </w:del>
      <w:r w:rsidR="00134DB5">
        <w:t xml:space="preserve">,000 </w:t>
      </w:r>
      <w:r>
        <w:t xml:space="preserve">Americans </w:t>
      </w:r>
      <w:r w:rsidR="00041B6C">
        <w:t xml:space="preserve">have died from </w:t>
      </w:r>
      <w:r w:rsidR="00112589">
        <w:t>cold</w:t>
      </w:r>
      <w:r w:rsidR="00041B6C">
        <w:t>-related causes</w:t>
      </w:r>
      <w:r>
        <w:t xml:space="preserve"> since 1979</w:t>
      </w:r>
      <w:r w:rsidR="008924CC">
        <w:t>, according to death certificates</w:t>
      </w:r>
      <w:r>
        <w:t>.</w:t>
      </w:r>
    </w:p>
    <w:p w:rsidRPr="008F1C5E" w:rsidR="008F1C5E" w:rsidP="005D3EDC" w:rsidRDefault="0053723B" w14:paraId="5455DB93" w14:textId="5944B440">
      <w:pPr>
        <w:pStyle w:val="Bullet2"/>
      </w:pPr>
      <w:r w:rsidRPr="00CC60D8">
        <w:t xml:space="preserve">For years </w:t>
      </w:r>
      <w:r>
        <w:t>in which</w:t>
      </w:r>
      <w:r w:rsidRPr="00DF5F20">
        <w:t xml:space="preserve"> the two records overlap (</w:t>
      </w:r>
      <w:r>
        <w:t>1999–</w:t>
      </w:r>
      <w:r w:rsidRPr="00DF5F20">
        <w:t>20</w:t>
      </w:r>
      <w:r>
        <w:t>1</w:t>
      </w:r>
      <w:del w:author="William Morgan [2]" w:date="2018-03-16T13:10:00Z" w:id="129">
        <w:r w:rsidDel="005C18C7" w:rsidR="00B5503B">
          <w:delText>4</w:delText>
        </w:r>
      </w:del>
      <w:ins w:author="William Morgan [2]" w:date="2018-03-16T13:10:00Z" w:id="130">
        <w:r w:rsidR="005C18C7">
          <w:t>5</w:t>
        </w:r>
      </w:ins>
      <w:r w:rsidRPr="00DF5F20">
        <w:t xml:space="preserve">), accounting for those additional deaths in </w:t>
      </w:r>
      <w:r w:rsidRPr="007E6984">
        <w:t xml:space="preserve">which </w:t>
      </w:r>
      <w:r w:rsidR="007522D7">
        <w:t>cold</w:t>
      </w:r>
      <w:r w:rsidRPr="007E6984">
        <w:t xml:space="preserve"> was listed as a </w:t>
      </w:r>
      <w:r w:rsidRPr="007E6984">
        <w:rPr>
          <w:i/>
        </w:rPr>
        <w:t>contributing</w:t>
      </w:r>
      <w:r w:rsidRPr="007E6984">
        <w:t xml:space="preserve"> factor results in a </w:t>
      </w:r>
      <w:r w:rsidRPr="000B4AAC">
        <w:t>higher death rate—</w:t>
      </w:r>
      <w:del w:author="Sargon de Jesus" w:date="2018-03-21T15:39:00Z" w:id="131">
        <w:r w:rsidRPr="000B4AAC" w:rsidDel="00FB0B0B">
          <w:delText xml:space="preserve">nearly </w:delText>
        </w:r>
      </w:del>
      <w:ins w:author="Sargon de Jesus" w:date="2018-03-21T15:39:00Z" w:id="132">
        <w:r w:rsidR="00FB0B0B">
          <w:t xml:space="preserve">more than </w:t>
        </w:r>
      </w:ins>
      <w:r w:rsidRPr="000B4AAC">
        <w:t xml:space="preserve">double for </w:t>
      </w:r>
      <w:del w:author="Sargon de Jesus" w:date="2018-03-21T15:39:00Z" w:id="133">
        <w:r w:rsidRPr="000B4AAC" w:rsidDel="00FB0B0B">
          <w:delText xml:space="preserve">some </w:delText>
        </w:r>
      </w:del>
      <w:ins w:author="Sargon de Jesus" w:date="2018-03-21T15:39:00Z" w:id="134">
        <w:r w:rsidR="00FB0B0B">
          <w:t xml:space="preserve">most </w:t>
        </w:r>
      </w:ins>
      <w:r w:rsidRPr="000B4AAC">
        <w:t>years—compared with the estimate that only includes</w:t>
      </w:r>
      <w:r w:rsidRPr="007E6984">
        <w:t xml:space="preserve"> deaths where </w:t>
      </w:r>
      <w:r w:rsidR="00A16247">
        <w:t xml:space="preserve">cold </w:t>
      </w:r>
      <w:r w:rsidRPr="007E6984">
        <w:t xml:space="preserve">was listed as the </w:t>
      </w:r>
      <w:r w:rsidRPr="007E6984">
        <w:rPr>
          <w:i/>
        </w:rPr>
        <w:t>underlying</w:t>
      </w:r>
      <w:r w:rsidRPr="007E6984">
        <w:t xml:space="preserve"> cause</w:t>
      </w:r>
      <w:r w:rsidR="00D915A6">
        <w:t xml:space="preserve"> (see Figure 1)</w:t>
      </w:r>
      <w:r w:rsidRPr="007E6984">
        <w:t>.</w:t>
      </w:r>
    </w:p>
    <w:p w:rsidRPr="0062481A" w:rsidR="0053723B" w:rsidP="00A94F05" w:rsidRDefault="00D36BE9" w14:paraId="06E421F6" w14:textId="2C52A9DF">
      <w:pPr>
        <w:pStyle w:val="Bullet2"/>
        <w:rPr>
          <w:b/>
        </w:rPr>
      </w:pPr>
      <w:r w:rsidRPr="00D36BE9">
        <w:t>While increases in deaths are</w:t>
      </w:r>
      <w:r w:rsidR="00092E9C">
        <w:t xml:space="preserve"> generally</w:t>
      </w:r>
      <w:r w:rsidRPr="00D36BE9">
        <w:t xml:space="preserve"> associated with </w:t>
      </w:r>
      <w:r w:rsidR="00092E9C">
        <w:t>colder temperatures</w:t>
      </w:r>
      <w:r w:rsidRPr="00D36BE9">
        <w:t>,</w:t>
      </w:r>
      <w:r w:rsidR="00092E9C">
        <w:t xml:space="preserve"> some </w:t>
      </w:r>
      <w:r w:rsidR="007E3226">
        <w:t>winter</w:t>
      </w:r>
      <w:r w:rsidR="00092E9C">
        <w:t xml:space="preserve"> deaths are due to factors other than</w:t>
      </w:r>
      <w:r w:rsidRPr="00D36BE9">
        <w:t xml:space="preserve"> </w:t>
      </w:r>
      <w:r w:rsidR="00092E9C">
        <w:t>exposure to cold</w:t>
      </w:r>
      <w:r w:rsidR="00057548">
        <w:t xml:space="preserve"> conditions. F</w:t>
      </w:r>
      <w:r w:rsidR="00092E9C">
        <w:t xml:space="preserve">or example, </w:t>
      </w:r>
      <w:r w:rsidR="00057548">
        <w:t>winter is typically flu season. In other cases, even if cold exposure contributes to a death, it</w:t>
      </w:r>
      <w:r w:rsidR="0062481A">
        <w:t xml:space="preserve"> </w:t>
      </w:r>
      <w:r w:rsidRPr="00D36BE9">
        <w:t>may not be reported as “</w:t>
      </w:r>
      <w:r w:rsidR="00F46F4C">
        <w:t>cold</w:t>
      </w:r>
      <w:r w:rsidRPr="00D36BE9">
        <w:t xml:space="preserve">-related” on </w:t>
      </w:r>
      <w:r w:rsidR="00057548">
        <w:t xml:space="preserve">a </w:t>
      </w:r>
      <w:r w:rsidRPr="00D36BE9">
        <w:t>death certificate</w:t>
      </w:r>
      <w:r w:rsidR="00F301CE">
        <w:t xml:space="preserve">. </w:t>
      </w:r>
      <w:r w:rsidR="0062481A">
        <w:t xml:space="preserve">These </w:t>
      </w:r>
      <w:r w:rsidR="00F301CE">
        <w:t>limitation</w:t>
      </w:r>
      <w:r w:rsidR="0062481A">
        <w:t>s</w:t>
      </w:r>
      <w:r w:rsidR="00F301CE">
        <w:t>, as well as year-to-year variability in the data</w:t>
      </w:r>
      <w:r w:rsidRPr="00D36BE9">
        <w:t xml:space="preserve"> </w:t>
      </w:r>
      <w:r w:rsidR="006F7D36">
        <w:t xml:space="preserve">and a change </w:t>
      </w:r>
      <w:r w:rsidR="00057548">
        <w:t xml:space="preserve">in </w:t>
      </w:r>
      <w:r w:rsidR="006F7D36">
        <w:t>classification codes</w:t>
      </w:r>
      <w:r w:rsidR="00057548">
        <w:t xml:space="preserve"> in the late 1990s,</w:t>
      </w:r>
      <w:r w:rsidR="006F7D36">
        <w:t xml:space="preserve"> </w:t>
      </w:r>
      <w:r w:rsidRPr="00D36BE9">
        <w:t>mak</w:t>
      </w:r>
      <w:r w:rsidR="00F301CE">
        <w:t>e</w:t>
      </w:r>
      <w:r w:rsidRPr="00D36BE9">
        <w:t xml:space="preserve"> it difficult to determine whether the United States has experienced a meaningful increase or decrease in deaths classified as “</w:t>
      </w:r>
      <w:r w:rsidR="00F46F4C">
        <w:t>cold</w:t>
      </w:r>
      <w:r w:rsidRPr="00D36BE9">
        <w:t xml:space="preserve">-related” over </w:t>
      </w:r>
      <w:r w:rsidR="00057548">
        <w:t>time</w:t>
      </w:r>
      <w:r>
        <w:t>.</w:t>
      </w:r>
    </w:p>
    <w:p w:rsidRPr="008E7FB5" w:rsidR="0062481A" w:rsidP="0062481A" w:rsidRDefault="0062481A" w14:paraId="57578E4F" w14:textId="18B1FAFC">
      <w:pPr>
        <w:pStyle w:val="Bullet2"/>
        <w:numPr>
          <w:ilvl w:val="0"/>
          <w:numId w:val="0"/>
        </w:numPr>
        <w:rPr>
          <w:b/>
        </w:rPr>
      </w:pPr>
    </w:p>
    <w:p w:rsidR="0053723B" w:rsidP="00747850" w:rsidRDefault="00806EC2" w14:paraId="78F79D33" w14:textId="3953D273" w14:noSpellErr="1">
      <w:pPr>
        <w:pStyle w:val="Caption"/>
      </w:pPr>
      <w:r w:rsidR="00806EC2">
        <w:rPr/>
        <w:t xml:space="preserve">Figure 1. </w:t>
      </w:r>
      <w:r w:rsidR="00806EC2">
        <w:rPr/>
        <w:t>Deaths Classified as “</w:t>
      </w:r>
      <w:r w:rsidR="00D77956">
        <w:rPr/>
        <w:t>Cold</w:t>
      </w:r>
      <w:r w:rsidR="00806EC2">
        <w:rPr/>
        <w:t>-Related” in the United States, 1979–201</w:t>
      </w:r>
      <w:del w:author="William Morgan [2]" w:date="2018-03-16T13:12:00Z" w:id="843139989">
        <w:r w:rsidDel="00806EC2">
          <w:delText>4</w:delText>
        </w:r>
      </w:del>
      <w:ins w:author="William Morgan [2]" w:date="2018-03-16T13:12:00Z" w:id="1782385506">
        <w:r w:rsidR="00B60E7E">
          <w:t>6</w:t>
        </w:r>
      </w:ins>
      <w:r>
        <w:br/>
      </w:r>
      <w:ins w:author="William Morgan [2]" w:date="2018-03-16T13:22:00Z" w:id="996972300">
        <w:r w:rsidR="0004060B">
          <w:drawing>
            <wp:inline wp14:editId="6F9758BB" wp14:anchorId="4373B448">
              <wp:extent cx="5943600" cy="3811905"/>
              <wp:effectExtent l="0" t="0" r="0" b="0"/>
              <wp:docPr id="1" name="Picture 1" title="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Picture 1"/>
                      <pic:cNvPicPr/>
                    </pic:nvPicPr>
                    <pic:blipFill>
                      <a:blip r:embed="Rf0558863e5474fab">
                        <a:extLst xmlns:a="http://schemas.openxmlformats.org/drawingml/2006/main"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 rot="0" flipH="0" flipV="0">
                        <a:off x="0" y="0"/>
                        <a:ext cx="5943600" cy="38119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del w:author="William Morgan [2]" w:date="2018-03-16T13:21:00Z" w:id="1966091121">
        <w:r w:rsidR="003B4752">
          <w:drawing>
            <wp:inline wp14:editId="797B5296" wp14:anchorId="559DF413">
              <wp:extent cx="5890894" cy="3943151"/>
              <wp:effectExtent l="19050" t="19050" r="14605" b="19685"/>
              <wp:docPr id="4" name="Picture 4" title=""/>
              <wp:cNvGraphicFramePr>
                <a:graphicFrameLocks noChangeAspect="1"/>
              </wp:cNvGraphicFramePr>
              <a:graphic>
                <a:graphicData uri="http://schemas.openxmlformats.org/drawingml/2006/picture">
                  <pic:pic>
                    <pic:nvPicPr>
                      <pic:cNvPr id="0" name="Picture 4"/>
                      <pic:cNvPicPr/>
                    </pic:nvPicPr>
                    <pic:blipFill>
                      <a:blip r:embed="R0fe52d4a451c4a97">
                        <a:extLst xmlns:a="http://schemas.openxmlformats.org/drawingml/2006/main"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7795"/>
                      <a:stretch>
                        <a:fillRect/>
                      </a:stretch>
                    </pic:blipFill>
                    <pic:spPr>
                      <a:xfrm rot="0" flipH="0" flipV="0">
                        <a:off x="0" y="0"/>
                        <a:ext cx="5890894" cy="394315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:rsidRPr="00FB1EA6" w:rsidR="0053723B" w:rsidP="0053723B" w:rsidRDefault="0053723B" w14:paraId="4E56AEA1" w14:textId="2082586A">
      <w:pPr>
        <w:pStyle w:val="FigureCaption"/>
      </w:pPr>
      <w:r w:rsidRPr="00FB1EA6">
        <w:t>This figure shows the annual rates for deaths classified as “</w:t>
      </w:r>
      <w:r w:rsidR="00D77956">
        <w:t>cold</w:t>
      </w:r>
      <w:r w:rsidRPr="00FB1EA6">
        <w:t xml:space="preserve">-related” by medical professionals in the 50 states and the District of Columbia. The orange line shows deaths for which </w:t>
      </w:r>
      <w:r w:rsidR="00D77956">
        <w:t>cold</w:t>
      </w:r>
      <w:r w:rsidRPr="00FB1EA6" w:rsidR="00D77956">
        <w:t xml:space="preserve"> </w:t>
      </w:r>
      <w:r w:rsidRPr="00FB1EA6">
        <w:t xml:space="preserve">was listed as the main (underlying) cause.* The blue line shows deaths for which </w:t>
      </w:r>
      <w:r w:rsidR="004E1295">
        <w:t>cold</w:t>
      </w:r>
      <w:r w:rsidRPr="00FB1EA6" w:rsidR="004E1295">
        <w:t xml:space="preserve"> </w:t>
      </w:r>
      <w:r w:rsidRPr="00FB1EA6">
        <w:t>was listed as either the underlying or contributing cause of death, based on a broader set of data that became available in 1999.</w:t>
      </w:r>
    </w:p>
    <w:p w:rsidRPr="00BE1A42" w:rsidR="0053723B" w:rsidP="00A06182" w:rsidRDefault="0053723B" w14:paraId="6E762F20" w14:textId="4B148E54">
      <w:pPr>
        <w:pStyle w:val="FigureCaption"/>
      </w:pPr>
      <w:r>
        <w:t xml:space="preserve">* </w:t>
      </w:r>
      <w:r w:rsidRPr="00544301">
        <w:t xml:space="preserve">Between 1998 and 1999, the World Health Organization revised the international codes used to classify causes of death. As a result, data from </w:t>
      </w:r>
      <w:r>
        <w:t>earlier than</w:t>
      </w:r>
      <w:r w:rsidRPr="00544301">
        <w:t xml:space="preserve"> 1999 cannot easily be compared with data from </w:t>
      </w:r>
      <w:r>
        <w:t>1999 and later.</w:t>
      </w:r>
    </w:p>
    <w:p w:rsidR="0053723B" w:rsidP="0053723B" w:rsidRDefault="0053723B" w14:paraId="46FADA42" w14:textId="07A5ABEC">
      <w:pPr>
        <w:pStyle w:val="SourceText"/>
        <w:rPr>
          <w:vertAlign w:val="superscript"/>
        </w:rPr>
      </w:pPr>
      <w:r w:rsidRPr="00B90B3D">
        <w:t xml:space="preserve">Data </w:t>
      </w:r>
      <w:r>
        <w:t>s</w:t>
      </w:r>
      <w:r w:rsidRPr="00B90B3D">
        <w:t>ource: CDC</w:t>
      </w:r>
      <w:r>
        <w:t xml:space="preserve">, </w:t>
      </w:r>
      <w:r w:rsidR="000E2837">
        <w:t>201</w:t>
      </w:r>
      <w:del w:author="William Morgan [2]" w:date="2018-03-16T13:14:00Z" w:id="139">
        <w:r w:rsidDel="001C6E1A" w:rsidR="00B744D9">
          <w:delText>7</w:delText>
        </w:r>
      </w:del>
      <w:ins w:author="William Morgan [2]" w:date="2018-03-16T13:14:00Z" w:id="140">
        <w:r w:rsidR="001C6E1A">
          <w:t>8</w:t>
        </w:r>
      </w:ins>
      <w:r>
        <w:rPr>
          <w:rStyle w:val="EndnoteReference"/>
          <w:bCs w:val="0"/>
        </w:rPr>
        <w:endnoteReference w:id="13"/>
      </w:r>
      <w:r w:rsidRPr="0052757A">
        <w:rPr>
          <w:vertAlign w:val="superscript"/>
        </w:rPr>
        <w:t>,</w:t>
      </w:r>
      <w:r>
        <w:rPr>
          <w:rStyle w:val="EndnoteReference"/>
        </w:rPr>
        <w:endnoteReference w:id="14"/>
      </w:r>
    </w:p>
    <w:p w:rsidRPr="00FB1EA6" w:rsidR="0053723B" w:rsidP="0053723B" w:rsidRDefault="0053723B" w14:paraId="643BACB7" w14:textId="77777777">
      <w:pPr>
        <w:pStyle w:val="Heading2"/>
      </w:pPr>
      <w:r w:rsidRPr="00FB1EA6">
        <w:t>Indicator Notes</w:t>
      </w:r>
    </w:p>
    <w:p w:rsidR="0035222B" w:rsidP="0035222B" w:rsidRDefault="0053723B" w14:paraId="050F7965" w14:textId="43869327">
      <w:pPr>
        <w:pStyle w:val="BodyText"/>
      </w:pPr>
      <w:r>
        <w:t xml:space="preserve">Several factors influence the </w:t>
      </w:r>
      <w:r w:rsidR="0031129B">
        <w:t>ability of</w:t>
      </w:r>
      <w:r>
        <w:t xml:space="preserve"> this indicator to estimate the true number of deaths associated with </w:t>
      </w:r>
      <w:r w:rsidR="0035222B">
        <w:t>exposure to cold temperatures</w:t>
      </w:r>
      <w:r>
        <w:t xml:space="preserve">. </w:t>
      </w:r>
      <w:r w:rsidR="00530E7C">
        <w:t>Some cold-related deaths are</w:t>
      </w:r>
      <w:r w:rsidRPr="008A7A79">
        <w:t xml:space="preserve"> not identified as such by the medical examiner and m</w:t>
      </w:r>
      <w:r>
        <w:t>ight</w:t>
      </w:r>
      <w:r w:rsidRPr="008A7A79">
        <w:t xml:space="preserve"> not be </w:t>
      </w:r>
      <w:r w:rsidR="00E661F3">
        <w:t>properly</w:t>
      </w:r>
      <w:r w:rsidRPr="008A7A79" w:rsidR="00E661F3">
        <w:t xml:space="preserve"> </w:t>
      </w:r>
      <w:r w:rsidRPr="008A7A79">
        <w:t>coded on the death certificate.</w:t>
      </w:r>
      <w:r w:rsidR="00530E7C">
        <w:t xml:space="preserve"> In many cases, the medical examiner might classify the cause of death as a cardiovascular or respiratory disease, not knowing for certain whether cold was a contributing factor. </w:t>
      </w:r>
      <w:r w:rsidR="00F35924">
        <w:t xml:space="preserve">Furthermore, deaths can occur from exposure to </w:t>
      </w:r>
      <w:r w:rsidR="003531FC">
        <w:t xml:space="preserve">cold </w:t>
      </w:r>
      <w:r w:rsidR="00F35924">
        <w:t>(either as an underlying cause or as a contributing factor) that is not classified as extreme and therefore is often not recorded as such.</w:t>
      </w:r>
      <w:r w:rsidR="00530E7C">
        <w:t xml:space="preserve"> The</w:t>
      </w:r>
      <w:r w:rsidR="00082298">
        <w:t>se factors are similar to the factors that likely lead to undercounting of heat-related deaths (see the Heat-Related Deaths indicator), except that the</w:t>
      </w:r>
      <w:r w:rsidR="00530E7C">
        <w:t xml:space="preserve"> effects of cold on the body </w:t>
      </w:r>
      <w:r w:rsidR="00530E7C">
        <w:lastRenderedPageBreak/>
        <w:t>tend to persist for longer than the effects of heat,</w:t>
      </w:r>
      <w:r w:rsidR="00530E7C">
        <w:rPr>
          <w:rStyle w:val="EndnoteReference"/>
        </w:rPr>
        <w:endnoteReference w:id="15"/>
      </w:r>
      <w:r w:rsidR="00530E7C">
        <w:t xml:space="preserve"> </w:t>
      </w:r>
      <w:r w:rsidR="00082298">
        <w:t xml:space="preserve">which could make it even more difficult to connect deaths to exposures. </w:t>
      </w:r>
    </w:p>
    <w:p w:rsidR="0053723B" w:rsidP="0053723B" w:rsidRDefault="00270822" w14:paraId="08B52CCD" w14:textId="454B9E30">
      <w:pPr>
        <w:pStyle w:val="BodyText"/>
      </w:pPr>
      <w:r>
        <w:t>C</w:t>
      </w:r>
      <w:r w:rsidR="0053723B">
        <w:t>lassif</w:t>
      </w:r>
      <w:r>
        <w:t>ying a death</w:t>
      </w:r>
      <w:r w:rsidR="0053723B">
        <w:t xml:space="preserve"> as “</w:t>
      </w:r>
      <w:r w:rsidR="00112589">
        <w:t>cold</w:t>
      </w:r>
      <w:r w:rsidR="0053723B">
        <w:t xml:space="preserve">-related” does not mean that </w:t>
      </w:r>
      <w:r w:rsidR="00336B77">
        <w:t xml:space="preserve">cold </w:t>
      </w:r>
      <w:r w:rsidR="0053723B">
        <w:t>temperatures were the only factor that caused or contributed to the death</w:t>
      </w:r>
      <w:r>
        <w:t>,</w:t>
      </w:r>
      <w:r w:rsidR="000E29C1">
        <w:t xml:space="preserve"> as p</w:t>
      </w:r>
      <w:r w:rsidR="0031129B">
        <w:t xml:space="preserve">re-existing medical conditions can significantly increase an individual’s susceptibility to </w:t>
      </w:r>
      <w:r w:rsidR="00336B77">
        <w:t>cold temperatures</w:t>
      </w:r>
      <w:r w:rsidR="008E7FB5">
        <w:t>.</w:t>
      </w:r>
      <w:r w:rsidR="0031129B">
        <w:t xml:space="preserve"> </w:t>
      </w:r>
      <w:r w:rsidR="0053723B">
        <w:t xml:space="preserve">Other important factors, such as the overall vulnerability of the population, </w:t>
      </w:r>
      <w:r w:rsidR="0035222B">
        <w:t xml:space="preserve">and </w:t>
      </w:r>
      <w:r w:rsidR="0053723B">
        <w:t xml:space="preserve">the extent to which people have adapted and acclimated to </w:t>
      </w:r>
      <w:r w:rsidR="00336B77">
        <w:t xml:space="preserve">cold </w:t>
      </w:r>
      <w:r w:rsidR="0053723B">
        <w:t>temperatures</w:t>
      </w:r>
      <w:r w:rsidR="0035222B">
        <w:t>,</w:t>
      </w:r>
      <w:r w:rsidR="00D17468">
        <w:t xml:space="preserve"> </w:t>
      </w:r>
      <w:r w:rsidR="0053723B">
        <w:t xml:space="preserve">can </w:t>
      </w:r>
      <w:r w:rsidR="0035222B">
        <w:t xml:space="preserve">also </w:t>
      </w:r>
      <w:r w:rsidR="0053723B">
        <w:t xml:space="preserve">affect trends in </w:t>
      </w:r>
      <w:r w:rsidR="00336B77">
        <w:t>cold</w:t>
      </w:r>
      <w:r w:rsidR="0053723B">
        <w:t>-related deaths.</w:t>
      </w:r>
      <w:r w:rsidR="00D17468">
        <w:t xml:space="preserve"> </w:t>
      </w:r>
      <w:r w:rsidR="001B1AE8">
        <w:t xml:space="preserve">Some deaths classified as “cold-related” reflect human behavior more than weather conditions—for instance, deaths </w:t>
      </w:r>
      <w:r w:rsidRPr="00E661F3" w:rsidR="00E661F3">
        <w:t>in which alcohol abuse increased a person's susceptibility to cold weather</w:t>
      </w:r>
      <w:r w:rsidR="001B1AE8">
        <w:t xml:space="preserve">, falling into cold water (which can cause hypothermia, even in </w:t>
      </w:r>
      <w:r w:rsidR="00821D54">
        <w:t>non-winter months</w:t>
      </w:r>
      <w:r w:rsidR="001B1AE8">
        <w:t>), or getting lost on a wilderness excursion.</w:t>
      </w:r>
      <w:r w:rsidR="00246C49">
        <w:t xml:space="preserve"> This indicator includes these types of deaths.</w:t>
      </w:r>
      <w:r w:rsidR="00D17468">
        <w:t xml:space="preserve"> </w:t>
      </w:r>
    </w:p>
    <w:p w:rsidRPr="00FB1EA6" w:rsidR="0053723B" w:rsidP="0053723B" w:rsidRDefault="0053723B" w14:paraId="566114C9" w14:textId="77777777">
      <w:pPr>
        <w:pStyle w:val="Heading2"/>
      </w:pPr>
      <w:r w:rsidRPr="00FB1EA6">
        <w:t>Data Sources</w:t>
      </w:r>
    </w:p>
    <w:p w:rsidR="00D052D5" w:rsidP="000E70FD" w:rsidRDefault="0053723B" w14:paraId="65674F5D" w14:textId="461E1B66">
      <w:pPr>
        <w:pStyle w:val="BodyText"/>
      </w:pPr>
      <w:r w:rsidRPr="0053723B">
        <w:t>Data for this indicator were provided by the U.S. Centers for Disease Control and Prevention (CDC). The 1979–201</w:t>
      </w:r>
      <w:del w:author="William Morgan [2]" w:date="2018-03-16T13:23:00Z" w:id="164">
        <w:r w:rsidDel="00882FAE" w:rsidR="00312BAF">
          <w:delText>4</w:delText>
        </w:r>
      </w:del>
      <w:ins w:author="William Morgan [2]" w:date="2018-03-16T13:23:00Z" w:id="165">
        <w:r w:rsidR="00882FAE">
          <w:t>6</w:t>
        </w:r>
      </w:ins>
      <w:r w:rsidRPr="0053723B">
        <w:t xml:space="preserve"> underlying cause data</w:t>
      </w:r>
      <w:r w:rsidR="0059354A">
        <w:t xml:space="preserve"> in Figure 1</w:t>
      </w:r>
      <w:r w:rsidRPr="0053723B">
        <w:t xml:space="preserve"> are publicly available through the CDC WONDER database at: </w:t>
      </w:r>
      <w:r w:rsidR="001017A6">
        <w:fldChar w:fldCharType="begin"/>
      </w:r>
      <w:ins w:author="Chris Lamie" w:date="2021-03-13T22:28:00Z" w:id="166">
        <w:r w:rsidR="001017A6">
          <w:instrText>HYPERLINK "https://wonder.cdc.gov/mortSQL.html"</w:instrText>
        </w:r>
      </w:ins>
      <w:del w:author="Chris Lamie" w:date="2021-03-13T22:28:00Z" w:id="167">
        <w:r w:rsidDel="001017A6" w:rsidR="001017A6">
          <w:delInstrText xml:space="preserve"> HYPERLINK "http://wonder.cdc.gov/mortSQL.html" </w:delInstrText>
        </w:r>
      </w:del>
      <w:r w:rsidR="001017A6">
        <w:fldChar w:fldCharType="separate"/>
      </w:r>
      <w:del w:author="Chris Lamie" w:date="2021-03-13T22:28:00Z" w:id="168">
        <w:r w:rsidRPr="0053723B" w:rsidDel="001017A6">
          <w:rPr>
            <w:rStyle w:val="Hyperlink"/>
          </w:rPr>
          <w:delText>http://wonder.cdc.gov/mortSQL.html</w:delText>
        </w:r>
      </w:del>
      <w:ins w:author="Chris Lamie" w:date="2021-03-13T22:28:00Z" w:id="169">
        <w:r w:rsidR="001017A6">
          <w:rPr>
            <w:rStyle w:val="Hyperlink"/>
          </w:rPr>
          <w:t>https://wonder.cdc.gov/mortSQL.html</w:t>
        </w:r>
      </w:ins>
      <w:r w:rsidR="001017A6">
        <w:rPr>
          <w:rStyle w:val="Hyperlink"/>
        </w:rPr>
        <w:fldChar w:fldCharType="end"/>
      </w:r>
      <w:r w:rsidRPr="0053723B">
        <w:t>. The 1999–201</w:t>
      </w:r>
      <w:del w:author="William Morgan [2]" w:date="2018-03-16T13:23:00Z" w:id="170">
        <w:r w:rsidDel="00BB45CB" w:rsidR="00312BAF">
          <w:delText>4</w:delText>
        </w:r>
      </w:del>
      <w:ins w:author="William Morgan [2]" w:date="2018-03-16T13:23:00Z" w:id="171">
        <w:r w:rsidR="00BB45CB">
          <w:t>5</w:t>
        </w:r>
      </w:ins>
      <w:r w:rsidRPr="0053723B">
        <w:t xml:space="preserve"> analysis</w:t>
      </w:r>
      <w:r w:rsidR="0059354A">
        <w:t xml:space="preserve"> in Figure 1</w:t>
      </w:r>
      <w:r w:rsidRPr="0053723B">
        <w:t xml:space="preserve"> was developed by</w:t>
      </w:r>
      <w:r w:rsidR="00330516">
        <w:t xml:space="preserve"> using data provided by</w:t>
      </w:r>
      <w:r w:rsidRPr="0053723B">
        <w:t xml:space="preserve"> CDC’s Environmental Public Health Tracking Program.</w:t>
      </w:r>
      <w:r w:rsidR="00106595">
        <w:t xml:space="preserve"> </w:t>
      </w:r>
    </w:p>
    <w:p w:rsidRPr="0053723B" w:rsidR="0053723B" w:rsidP="0053723B" w:rsidRDefault="0053723B" w14:paraId="475C95A6" w14:textId="77777777">
      <w:pPr>
        <w:pStyle w:val="BodyText1"/>
      </w:pPr>
    </w:p>
    <w:sectPr w:rsidRPr="0053723B" w:rsidR="0053723B" w:rsidSect="00D052D5">
      <w:headerReference w:type="default" r:id="rId17"/>
      <w:footerReference w:type="default" r:id="rId18"/>
      <w:endnotePr>
        <w:numFmt w:val="decimal"/>
      </w:endnote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nitials="AM" w:author="AnnaClaire Marley" w:date="2021-03-10T10:57:00Z" w:id="0">
    <w:p w:rsidR="000A06C3" w:rsidRDefault="000A06C3" w14:paraId="638E2B7B" w14:textId="7463CBDD">
      <w:pPr>
        <w:pStyle w:val="CommentText"/>
      </w:pPr>
      <w:r>
        <w:rPr>
          <w:rStyle w:val="CommentReference"/>
        </w:rPr>
        <w:annotationRef/>
      </w:r>
      <w:r>
        <w:t>Links checked</w:t>
      </w:r>
    </w:p>
  </w:comment>
  <w:comment w:initials="WM" w:author="William Morgan [2]" w:date="2018-03-16T13:13:00Z" w:id="120">
    <w:p w:rsidR="00046C64" w:rsidRDefault="00046C64" w14:paraId="389F5777" w14:textId="74226E38">
      <w:pPr>
        <w:pStyle w:val="CommentText"/>
      </w:pPr>
      <w:r>
        <w:rPr>
          <w:rStyle w:val="CommentReference"/>
        </w:rPr>
        <w:annotationRef/>
      </w:r>
      <w:r>
        <w:t>Doesn’t this statement conflict with the fact that we’re summing cold-related deaths for the entire year (January-December) for the 1999-2015 analysis?</w:t>
      </w:r>
    </w:p>
  </w:comment>
  <w:comment w:initials="SdJ" w:author="Sargon de Jesus" w:date="2018-03-21T15:38:00Z" w:id="121">
    <w:p w:rsidR="00FB0B0B" w:rsidRDefault="00FB0B0B" w14:paraId="25E6E0F9" w14:textId="0E6D1B54">
      <w:pPr>
        <w:pStyle w:val="CommentText"/>
      </w:pPr>
      <w:r>
        <w:rPr>
          <w:rStyle w:val="CommentReference"/>
        </w:rPr>
        <w:annotationRef/>
      </w:r>
      <w:r w:rsidR="00642DDE">
        <w:rPr>
          <w:rStyle w:val="CommentReference"/>
        </w:rPr>
        <w:t>I agree. This is a bit of an apples and oranges comparison given that we *can* get monthly data for the underlying causes of death (orange line). It would seem that we are confounding the underlying vs. underlying+contributing comparison by adding the differing seasonality component. Good observation.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638E2B7B" w15:done="0"/>
  <w15:commentEx w15:paraId="389F5777" w15:done="0"/>
  <w15:commentEx w15:paraId="25E6E0F9" w15:paraIdParent="389F577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F324AF" w16cex:dateUtc="2021-03-10T18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638E2B7B" w16cid:durableId="23F324AF"/>
  <w16cid:commentId w16cid:paraId="389F5777" w16cid:durableId="23F32467"/>
  <w16cid:commentId w16cid:paraId="25E6E0F9" w16cid:durableId="23F3246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967120" w:rsidP="0053723B" w:rsidRDefault="00967120" w14:paraId="01EDC3C5" w14:textId="77777777">
      <w:r>
        <w:separator/>
      </w:r>
    </w:p>
  </w:endnote>
  <w:endnote w:type="continuationSeparator" w:id="0">
    <w:p w:rsidR="00967120" w:rsidP="0053723B" w:rsidRDefault="00967120" w14:paraId="46949246" w14:textId="77777777">
      <w:r>
        <w:continuationSeparator/>
      </w:r>
    </w:p>
  </w:endnote>
  <w:endnote w:type="continuationNotice" w:id="1">
    <w:p w:rsidR="00967120" w:rsidRDefault="00967120" w14:paraId="7433EB7B" w14:textId="77777777"/>
  </w:endnote>
  <w:endnote w:id="2">
    <w:p w:rsidRPr="008E0A51" w:rsidR="00D57559" w:rsidP="00D57559" w:rsidRDefault="00D57559" w14:paraId="27D2D771" w14:textId="571C9071">
      <w:pPr>
        <w:pStyle w:val="EndnoteText"/>
        <w:spacing w:line="276" w:lineRule="auto"/>
      </w:pPr>
      <w:r w:rsidRPr="0052757A">
        <w:rPr>
          <w:rStyle w:val="EndnoteReference"/>
        </w:rPr>
        <w:endnoteRef/>
      </w:r>
      <w:r w:rsidRPr="008E0A51">
        <w:t xml:space="preserve"> </w:t>
      </w:r>
      <w:r>
        <w:tab/>
      </w:r>
      <w:r w:rsidRPr="008E0A51">
        <w:t xml:space="preserve">CDC (U.S. Centers for Disease Control and Prevention). </w:t>
      </w:r>
      <w:r>
        <w:t>2017</w:t>
      </w:r>
      <w:r w:rsidRPr="008E0A51">
        <w:t>. CDC WONDER database</w:t>
      </w:r>
      <w:r>
        <w:t xml:space="preserve">: </w:t>
      </w:r>
      <w:r w:rsidRPr="009F4367">
        <w:t>Compressed mortality file, underlying cause of death</w:t>
      </w:r>
      <w:r w:rsidRPr="008E0A51">
        <w:t>.</w:t>
      </w:r>
      <w:r w:rsidR="00A444E3">
        <w:t xml:space="preserve"> Monthly all-cause mortality for 2011–201</w:t>
      </w:r>
      <w:del w:author="Sargon de Jesus" w:date="2018-03-21T15:39:00Z" w:id="1">
        <w:r w:rsidDel="00FB0B0B" w:rsidR="00A444E3">
          <w:delText>5</w:delText>
        </w:r>
      </w:del>
      <w:ins w:author="Sargon de Jesus" w:date="2018-03-21T15:39:00Z" w:id="2">
        <w:r w:rsidR="00FB0B0B">
          <w:t>6</w:t>
        </w:r>
      </w:ins>
      <w:r w:rsidR="00A444E3">
        <w:t>.</w:t>
      </w:r>
      <w:r w:rsidRPr="008E0A51">
        <w:t xml:space="preserve"> </w:t>
      </w:r>
      <w:r w:rsidRPr="008E0A51">
        <w:rPr>
          <w:bCs/>
        </w:rPr>
        <w:t xml:space="preserve">Accessed </w:t>
      </w:r>
      <w:del w:author="Sargon de Jesus" w:date="2018-03-21T15:39:00Z" w:id="3">
        <w:r w:rsidDel="00FB0B0B">
          <w:rPr>
            <w:bCs/>
          </w:rPr>
          <w:delText xml:space="preserve">January </w:delText>
        </w:r>
      </w:del>
      <w:ins w:author="Sargon de Jesus" w:date="2018-03-21T15:39:00Z" w:id="4">
        <w:r w:rsidR="00FB0B0B">
          <w:rPr>
            <w:bCs/>
          </w:rPr>
          <w:t xml:space="preserve">March </w:t>
        </w:r>
      </w:ins>
      <w:r>
        <w:rPr>
          <w:bCs/>
        </w:rPr>
        <w:t>201</w:t>
      </w:r>
      <w:ins w:author="Sargon de Jesus" w:date="2018-03-21T15:39:00Z" w:id="5">
        <w:r w:rsidR="00FB0B0B">
          <w:rPr>
            <w:bCs/>
          </w:rPr>
          <w:t>8</w:t>
        </w:r>
      </w:ins>
      <w:del w:author="Sargon de Jesus" w:date="2018-03-21T15:39:00Z" w:id="6">
        <w:r w:rsidDel="00FB0B0B">
          <w:rPr>
            <w:bCs/>
          </w:rPr>
          <w:delText>7</w:delText>
        </w:r>
      </w:del>
      <w:r w:rsidRPr="008E0A51">
        <w:rPr>
          <w:bCs/>
        </w:rPr>
        <w:t>.</w:t>
      </w:r>
      <w:r w:rsidRPr="008E0A51">
        <w:t xml:space="preserve"> </w:t>
      </w:r>
      <w:r w:rsidR="001017A6">
        <w:fldChar w:fldCharType="begin"/>
      </w:r>
      <w:ins w:author="Chris Lamie" w:date="2021-03-13T22:28:00Z" w:id="7">
        <w:r w:rsidR="001017A6">
          <w:instrText>HYPERLINK "https://wonder.cdc.gov/mortSQL.html"</w:instrText>
        </w:r>
      </w:ins>
      <w:del w:author="Chris Lamie" w:date="2021-03-13T22:28:00Z" w:id="8">
        <w:r w:rsidDel="001017A6" w:rsidR="001017A6">
          <w:delInstrText xml:space="preserve"> HYPERLINK "http://wonder.cdc.gov/mortSQL.html" </w:delInstrText>
        </w:r>
      </w:del>
      <w:r w:rsidR="001017A6">
        <w:fldChar w:fldCharType="separate"/>
      </w:r>
      <w:del w:author="Chris Lamie" w:date="2021-03-13T22:28:00Z" w:id="9">
        <w:r w:rsidRPr="0052757A" w:rsidDel="001017A6">
          <w:rPr>
            <w:rStyle w:val="Hyperlink"/>
            <w:bCs/>
          </w:rPr>
          <w:delText>http://wonder.cdc.gov/mortSQL.html</w:delText>
        </w:r>
      </w:del>
      <w:ins w:author="Chris Lamie" w:date="2021-03-13T22:28:00Z" w:id="10">
        <w:r w:rsidR="001017A6">
          <w:rPr>
            <w:rStyle w:val="Hyperlink"/>
            <w:bCs/>
          </w:rPr>
          <w:t>https://wonder.cdc.gov/mortSQL.html</w:t>
        </w:r>
      </w:ins>
      <w:r w:rsidR="001017A6">
        <w:rPr>
          <w:rStyle w:val="Hyperlink"/>
          <w:bCs/>
        </w:rPr>
        <w:fldChar w:fldCharType="end"/>
      </w:r>
      <w:r>
        <w:t>.</w:t>
      </w:r>
    </w:p>
  </w:endnote>
  <w:endnote w:id="3">
    <w:p w:rsidR="00DC1499" w:rsidP="00DC1499" w:rsidRDefault="00DC1499" w14:paraId="275312C1" w14:textId="0DC29D3A"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ab/>
      </w:r>
      <w:r>
        <w:t xml:space="preserve">Gasparrini, A., </w:t>
      </w:r>
      <w:del w:author="Matthew Mitchell" w:date="2021-03-22T09:55:00Z" w:id="11">
        <w:r w:rsidDel="001612A1">
          <w:delText>Y. Guo, M. Hashizume, E. Lavigne, A. Zanobetti, J. Schwartz, A. Tobias, S. Tong, J. Rocklöv, B. Forsberg, M. Leone, M. De Sario, M.L. Bell, Y.-L. Leon Guo, C.-F</w:delText>
        </w:r>
        <w:r w:rsidRPr="007534EB" w:rsidDel="001612A1">
          <w:delText>. Wu, H</w:delText>
        </w:r>
        <w:r w:rsidRPr="00D62FB1" w:rsidDel="001612A1">
          <w:delText>. Kan, S.-M</w:delText>
        </w:r>
        <w:r w:rsidRPr="009F2D0B" w:rsidDel="001612A1">
          <w:delText xml:space="preserve">. Yi, </w:delText>
        </w:r>
        <w:r w:rsidRPr="00B9150D" w:rsidDel="001612A1">
          <w:delText>M. de Sousa Zanotti Stagliorio Coelho, P. Hilario Nascimento Saldiva</w:delText>
        </w:r>
        <w:r w:rsidRPr="007534EB" w:rsidDel="001612A1">
          <w:delText>, Y.</w:delText>
        </w:r>
        <w:r w:rsidRPr="00D62FB1" w:rsidDel="001612A1">
          <w:delText xml:space="preserve"> Honda, H. Kim</w:delText>
        </w:r>
        <w:r w:rsidDel="001612A1">
          <w:delText>, and B. Armstrong</w:delText>
        </w:r>
      </w:del>
      <w:ins w:author="Matthew Mitchell" w:date="2021-03-22T09:55:00Z" w:id="12">
        <w:r w:rsidR="001612A1">
          <w:t>et al.</w:t>
        </w:r>
      </w:ins>
      <w:del w:author="Matthew Mitchell" w:date="2021-03-22T10:13:00Z" w:id="13">
        <w:r w:rsidDel="00B6647A">
          <w:delText>.</w:delText>
        </w:r>
      </w:del>
      <w:r>
        <w:t xml:space="preserve"> 2015. Mortality risk attributable to high and low ambient temperature: A multicountry observational study. </w:t>
      </w:r>
      <w:del w:author="Matthew Mitchell" w:date="2021-03-22T09:41:00Z" w:id="14">
        <w:r w:rsidDel="003603DE">
          <w:delText xml:space="preserve">The </w:delText>
        </w:r>
      </w:del>
      <w:r>
        <w:t xml:space="preserve">Lancet </w:t>
      </w:r>
      <w:r w:rsidRPr="00CF1AE7">
        <w:t>386</w:t>
      </w:r>
      <w:r>
        <w:t>(</w:t>
      </w:r>
      <w:r w:rsidRPr="00CF1AE7">
        <w:t>9991</w:t>
      </w:r>
      <w:r>
        <w:t>):</w:t>
      </w:r>
      <w:r w:rsidRPr="00CF1AE7">
        <w:t>369–375</w:t>
      </w:r>
      <w:r>
        <w:t>.</w:t>
      </w:r>
    </w:p>
  </w:endnote>
  <w:endnote w:id="4">
    <w:p w:rsidR="00DC1499" w:rsidP="00DC1499" w:rsidRDefault="00DC1499" w14:paraId="3903483C" w14:textId="77777777"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ab/>
      </w:r>
      <w:r>
        <w:t xml:space="preserve">Medina-Ramón, M., and J. Schwartz. 2007. Temperature, temperature extremes, and mortality: A study of acclimatization and effect modification in 50 U.S. cities. </w:t>
      </w:r>
      <w:r w:rsidRPr="00A636CC">
        <w:t>Occup</w:t>
      </w:r>
      <w:r>
        <w:t>.</w:t>
      </w:r>
      <w:r w:rsidRPr="00A636CC">
        <w:t xml:space="preserve"> Envi</w:t>
      </w:r>
      <w:r>
        <w:t>ron.</w:t>
      </w:r>
      <w:r w:rsidRPr="00A636CC">
        <w:t xml:space="preserve"> Med</w:t>
      </w:r>
      <w:r>
        <w:t>. 64(12):</w:t>
      </w:r>
      <w:r w:rsidRPr="00A636CC">
        <w:t>827</w:t>
      </w:r>
      <w:r>
        <w:t>–</w:t>
      </w:r>
      <w:r w:rsidRPr="00A636CC">
        <w:t>833</w:t>
      </w:r>
      <w:r>
        <w:t>.</w:t>
      </w:r>
    </w:p>
  </w:endnote>
  <w:endnote w:id="5">
    <w:p w:rsidR="00336B77" w:rsidP="00336B77" w:rsidRDefault="00336B77" w14:paraId="347FF864" w14:textId="028E59FB"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ab/>
      </w:r>
      <w:r w:rsidRPr="004163C2">
        <w:t>Sarofim, M.C., S. Saha, M.D. Hawkins, D.M. Mills, J. Hess, R. Horton, P. Kinney, J. Schwartz, and A. St. Juliana</w:t>
      </w:r>
      <w:r>
        <w:t>.</w:t>
      </w:r>
      <w:r w:rsidRPr="004163C2">
        <w:t xml:space="preserve"> 2016</w:t>
      </w:r>
      <w:r>
        <w:t>.</w:t>
      </w:r>
      <w:r w:rsidRPr="004163C2">
        <w:t xml:space="preserve"> Ch</w:t>
      </w:r>
      <w:r>
        <w:t>apter</w:t>
      </w:r>
      <w:r w:rsidRPr="004163C2">
        <w:t xml:space="preserve"> 2: </w:t>
      </w:r>
      <w:r w:rsidRPr="00270822">
        <w:t>Temperature</w:t>
      </w:r>
      <w:r w:rsidRPr="004163C2">
        <w:t>-</w:t>
      </w:r>
      <w:r>
        <w:t>r</w:t>
      </w:r>
      <w:r w:rsidRPr="004163C2">
        <w:t xml:space="preserve">elated </w:t>
      </w:r>
      <w:r>
        <w:t>d</w:t>
      </w:r>
      <w:r w:rsidRPr="004163C2">
        <w:t xml:space="preserve">eath and </w:t>
      </w:r>
      <w:r>
        <w:t>i</w:t>
      </w:r>
      <w:r w:rsidRPr="004163C2">
        <w:t>llness. </w:t>
      </w:r>
      <w:ins w:author="Matthew Mitchell" w:date="2021-03-22T09:50:00Z" w:id="15">
        <w:r w:rsidR="00D10932">
          <w:t xml:space="preserve">In: </w:t>
        </w:r>
      </w:ins>
      <w:r>
        <w:t>The impacts of climate change on human h</w:t>
      </w:r>
      <w:r w:rsidRPr="00055A5F">
        <w:t xml:space="preserve">ealth in </w:t>
      </w:r>
      <w:r>
        <w:t>the United States: A scientific a</w:t>
      </w:r>
      <w:r w:rsidRPr="00055A5F">
        <w:t>ssessment</w:t>
      </w:r>
      <w:r>
        <w:t>. U.S. Global Change Research Program</w:t>
      </w:r>
      <w:r w:rsidRPr="00227B9D">
        <w:t xml:space="preserve">. </w:t>
      </w:r>
      <w:hyperlink w:history="1" r:id="rId1">
        <w:r>
          <w:rPr>
            <w:rStyle w:val="Hyperlink"/>
          </w:rPr>
          <w:t>https://health2016.globalchange.gov</w:t>
        </w:r>
      </w:hyperlink>
      <w:r>
        <w:t>.</w:t>
      </w:r>
    </w:p>
  </w:endnote>
  <w:endnote w:id="6">
    <w:p w:rsidR="00D83CC1" w:rsidP="00D83CC1" w:rsidRDefault="00D83CC1" w14:paraId="36C5E8A2" w14:textId="52026490">
      <w:pPr>
        <w:pStyle w:val="EndnoteText"/>
      </w:pPr>
      <w:r>
        <w:rPr>
          <w:rStyle w:val="EndnoteReference"/>
        </w:rPr>
        <w:endnoteRef/>
      </w:r>
      <w:r w:rsidRPr="00D97F08">
        <w:rPr>
          <w:rStyle w:val="EndnoteReference"/>
        </w:rPr>
        <w:t xml:space="preserve"> </w:t>
      </w:r>
      <w:r w:rsidRPr="00D97F08">
        <w:rPr>
          <w:rStyle w:val="EndnoteReference"/>
          <w:vertAlign w:val="baseline"/>
        </w:rPr>
        <w:tab/>
      </w:r>
      <w:r w:rsidRPr="00D97F08">
        <w:rPr>
          <w:rStyle w:val="EndnoteReference"/>
          <w:vertAlign w:val="baseline"/>
        </w:rPr>
        <w:t>Berko, J., D.D. Ingram, S. Saha, and J.D. Parker</w:t>
      </w:r>
      <w:ins w:author="Matthew Mitchell" w:date="2021-03-22T09:50:00Z" w:id="16">
        <w:r w:rsidR="00263657">
          <w:rPr>
            <w:rStyle w:val="EndnoteReference"/>
            <w:vertAlign w:val="baseline"/>
          </w:rPr>
          <w:t>.</w:t>
        </w:r>
        <w:r w:rsidR="00263657">
          <w:t xml:space="preserve"> </w:t>
        </w:r>
      </w:ins>
      <w:del w:author="Matthew Mitchell" w:date="2021-03-22T09:50:00Z" w:id="17">
        <w:r w:rsidRPr="00D97F08" w:rsidDel="00263657">
          <w:rPr>
            <w:rStyle w:val="EndnoteReference"/>
            <w:vertAlign w:val="baseline"/>
          </w:rPr>
          <w:delText xml:space="preserve">, </w:delText>
        </w:r>
      </w:del>
      <w:r w:rsidRPr="00D97F08">
        <w:rPr>
          <w:rStyle w:val="EndnoteReference"/>
          <w:vertAlign w:val="baseline"/>
        </w:rPr>
        <w:t>2014</w:t>
      </w:r>
      <w:ins w:author="Matthew Mitchell" w:date="2021-03-22T09:50:00Z" w:id="18">
        <w:r w:rsidR="00263657">
          <w:rPr>
            <w:rStyle w:val="EndnoteReference"/>
            <w:vertAlign w:val="baseline"/>
          </w:rPr>
          <w:t>.</w:t>
        </w:r>
        <w:r w:rsidR="00263657">
          <w:t xml:space="preserve"> </w:t>
        </w:r>
      </w:ins>
      <w:del w:author="Matthew Mitchell" w:date="2021-03-22T09:50:00Z" w:id="19">
        <w:r w:rsidRPr="00D97F08" w:rsidDel="00263657">
          <w:rPr>
            <w:rStyle w:val="EndnoteReference"/>
            <w:vertAlign w:val="baseline"/>
          </w:rPr>
          <w:delText xml:space="preserve">: </w:delText>
        </w:r>
      </w:del>
      <w:r w:rsidRPr="00D97F08">
        <w:rPr>
          <w:rStyle w:val="EndnoteReference"/>
          <w:vertAlign w:val="baseline"/>
        </w:rPr>
        <w:t xml:space="preserve">Deaths </w:t>
      </w:r>
      <w:del w:author="Matthew Mitchell" w:date="2021-03-22T09:50:00Z" w:id="20">
        <w:r w:rsidRPr="00D97F08" w:rsidDel="00263657">
          <w:rPr>
            <w:rStyle w:val="EndnoteReference"/>
            <w:vertAlign w:val="baseline"/>
          </w:rPr>
          <w:delText>A</w:delText>
        </w:r>
      </w:del>
      <w:ins w:author="Matthew Mitchell" w:date="2021-03-22T09:50:00Z" w:id="21">
        <w:r w:rsidR="00263657">
          <w:t>a</w:t>
        </w:r>
      </w:ins>
      <w:r w:rsidRPr="00D97F08">
        <w:rPr>
          <w:rStyle w:val="EndnoteReference"/>
          <w:vertAlign w:val="baseline"/>
        </w:rPr>
        <w:t xml:space="preserve">ttributed to </w:t>
      </w:r>
      <w:del w:author="Matthew Mitchell" w:date="2021-03-22T09:50:00Z" w:id="22">
        <w:r w:rsidRPr="00D97F08" w:rsidDel="00263657">
          <w:rPr>
            <w:rStyle w:val="EndnoteReference"/>
            <w:vertAlign w:val="baseline"/>
          </w:rPr>
          <w:delText>H</w:delText>
        </w:r>
      </w:del>
      <w:ins w:author="Matthew Mitchell" w:date="2021-03-22T09:50:00Z" w:id="23">
        <w:r w:rsidR="00263657">
          <w:t>h</w:t>
        </w:r>
      </w:ins>
      <w:r w:rsidRPr="00D97F08">
        <w:rPr>
          <w:rStyle w:val="EndnoteReference"/>
          <w:vertAlign w:val="baseline"/>
        </w:rPr>
        <w:t xml:space="preserve">eat, </w:t>
      </w:r>
      <w:del w:author="Matthew Mitchell" w:date="2021-03-22T09:50:00Z" w:id="24">
        <w:r w:rsidRPr="00D97F08" w:rsidDel="00263657">
          <w:rPr>
            <w:rStyle w:val="EndnoteReference"/>
            <w:vertAlign w:val="baseline"/>
          </w:rPr>
          <w:delText>C</w:delText>
        </w:r>
      </w:del>
      <w:ins w:author="Matthew Mitchell" w:date="2021-03-22T09:50:00Z" w:id="25">
        <w:r w:rsidR="00263657">
          <w:t>c</w:t>
        </w:r>
      </w:ins>
      <w:r w:rsidRPr="00D97F08">
        <w:rPr>
          <w:rStyle w:val="EndnoteReference"/>
          <w:vertAlign w:val="baseline"/>
        </w:rPr>
        <w:t xml:space="preserve">old, and </w:t>
      </w:r>
      <w:ins w:author="Matthew Mitchell" w:date="2021-03-22T09:50:00Z" w:id="26">
        <w:r w:rsidR="00263657">
          <w:rPr>
            <w:rStyle w:val="EndnoteReference"/>
            <w:vertAlign w:val="baseline"/>
          </w:rPr>
          <w:t>o</w:t>
        </w:r>
      </w:ins>
      <w:del w:author="Matthew Mitchell" w:date="2021-03-22T09:50:00Z" w:id="27">
        <w:r w:rsidRPr="00D97F08" w:rsidDel="00263657">
          <w:rPr>
            <w:rStyle w:val="EndnoteReference"/>
            <w:vertAlign w:val="baseline"/>
          </w:rPr>
          <w:delText>O</w:delText>
        </w:r>
      </w:del>
      <w:r w:rsidRPr="00D97F08">
        <w:rPr>
          <w:rStyle w:val="EndnoteReference"/>
          <w:vertAlign w:val="baseline"/>
        </w:rPr>
        <w:t xml:space="preserve">ther </w:t>
      </w:r>
      <w:del w:author="Matthew Mitchell" w:date="2021-03-22T09:50:00Z" w:id="28">
        <w:r w:rsidRPr="00D97F08" w:rsidDel="00263657">
          <w:rPr>
            <w:rStyle w:val="EndnoteReference"/>
            <w:vertAlign w:val="baseline"/>
          </w:rPr>
          <w:delText>W</w:delText>
        </w:r>
      </w:del>
      <w:ins w:author="Matthew Mitchell" w:date="2021-03-22T09:50:00Z" w:id="29">
        <w:r w:rsidR="00263657">
          <w:t>w</w:t>
        </w:r>
      </w:ins>
      <w:r w:rsidRPr="00D97F08">
        <w:rPr>
          <w:rStyle w:val="EndnoteReference"/>
          <w:vertAlign w:val="baseline"/>
        </w:rPr>
        <w:t xml:space="preserve">eather </w:t>
      </w:r>
      <w:del w:author="Matthew Mitchell" w:date="2021-03-22T09:50:00Z" w:id="30">
        <w:r w:rsidRPr="00D97F08" w:rsidDel="00263657">
          <w:rPr>
            <w:rStyle w:val="EndnoteReference"/>
            <w:vertAlign w:val="baseline"/>
          </w:rPr>
          <w:delText>E</w:delText>
        </w:r>
      </w:del>
      <w:ins w:author="Matthew Mitchell" w:date="2021-03-22T09:50:00Z" w:id="31">
        <w:r w:rsidR="00263657">
          <w:t>e</w:t>
        </w:r>
      </w:ins>
      <w:r w:rsidRPr="00D97F08">
        <w:rPr>
          <w:rStyle w:val="EndnoteReference"/>
          <w:vertAlign w:val="baseline"/>
        </w:rPr>
        <w:t>vents in the United States, 2006–2010. National Health Statis</w:t>
      </w:r>
      <w:r w:rsidRPr="00D97F08">
        <w:rPr>
          <w:rStyle w:val="EndnoteReference"/>
          <w:vertAlign w:val="baseline"/>
        </w:rPr>
        <w:softHyphen/>
        <w:t>tics Reports No. 76</w:t>
      </w:r>
      <w:del w:author="Matthew Mitchell" w:date="2021-03-22T09:51:00Z" w:id="32">
        <w:r w:rsidRPr="00D97F08" w:rsidDel="00263657">
          <w:rPr>
            <w:rStyle w:val="EndnoteReference"/>
            <w:vertAlign w:val="baseline"/>
          </w:rPr>
          <w:delText xml:space="preserve">, July 30, 2014, 15 pp. </w:delText>
        </w:r>
      </w:del>
      <w:ins w:author="Matthew Mitchell" w:date="2021-03-22T09:51:00Z" w:id="33">
        <w:r w:rsidR="00263657">
          <w:rPr>
            <w:rStyle w:val="EndnoteReference"/>
            <w:vertAlign w:val="baseline"/>
          </w:rPr>
          <w:t>.</w:t>
        </w:r>
        <w:r w:rsidR="00263657">
          <w:t xml:space="preserve"> Hyattsville, Maryland: </w:t>
        </w:r>
      </w:ins>
      <w:r w:rsidRPr="00D97F08">
        <w:rPr>
          <w:rStyle w:val="EndnoteReference"/>
          <w:vertAlign w:val="baseline"/>
        </w:rPr>
        <w:t>National Center for Health Statistics</w:t>
      </w:r>
      <w:del w:author="Matthew Mitchell" w:date="2021-03-22T09:51:00Z" w:id="34">
        <w:r w:rsidRPr="00D97F08" w:rsidDel="00263657">
          <w:rPr>
            <w:rStyle w:val="EndnoteReference"/>
            <w:vertAlign w:val="baseline"/>
          </w:rPr>
          <w:delText>, Hyattsville, MD</w:delText>
        </w:r>
      </w:del>
      <w:r w:rsidRPr="00D97F08">
        <w:rPr>
          <w:rStyle w:val="EndnoteReference"/>
          <w:vertAlign w:val="baseline"/>
        </w:rPr>
        <w:t>.</w:t>
      </w:r>
      <w:r>
        <w:rPr>
          <w:rStyle w:val="EndnoteReference"/>
          <w:vertAlign w:val="baseline"/>
        </w:rPr>
        <w:t xml:space="preserve"> </w:t>
      </w:r>
      <w:r w:rsidR="001017A6">
        <w:fldChar w:fldCharType="begin"/>
      </w:r>
      <w:ins w:author="Chris Lamie" w:date="2021-03-13T22:28:00Z" w:id="35">
        <w:r w:rsidR="001017A6">
          <w:instrText>HYPERLINK "https://www.cdc.gov/nchs/data/nhsr/nhsr076.pdf"</w:instrText>
        </w:r>
      </w:ins>
      <w:del w:author="Chris Lamie" w:date="2021-03-13T22:28:00Z" w:id="36">
        <w:r w:rsidDel="001017A6" w:rsidR="001017A6">
          <w:delInstrText xml:space="preserve"> HYPERLINK "http://www.cdc.gov/nchs/data/nhsr/nhsr076.pdf" </w:delInstrText>
        </w:r>
      </w:del>
      <w:r w:rsidR="001017A6">
        <w:fldChar w:fldCharType="separate"/>
      </w:r>
      <w:del w:author="Chris Lamie" w:date="2021-03-13T22:28:00Z" w:id="37">
        <w:r w:rsidRPr="009F0C97" w:rsidDel="001017A6" w:rsidR="00A42224">
          <w:rPr>
            <w:rStyle w:val="Hyperlink"/>
            <w:rFonts w:eastAsiaTheme="majorEastAsia"/>
          </w:rPr>
          <w:delText>www.cdc.gov/nchs/data/nhsr/nhsr076.pdf</w:delText>
        </w:r>
      </w:del>
      <w:ins w:author="Chris Lamie" w:date="2021-03-13T22:28:00Z" w:id="38">
        <w:r w:rsidR="001017A6">
          <w:rPr>
            <w:rStyle w:val="Hyperlink"/>
            <w:rFonts w:eastAsiaTheme="majorEastAsia"/>
          </w:rPr>
          <w:t>https://www.cdc.gov/nchs/</w:t>
        </w:r>
        <w:r w:rsidR="001017A6">
          <w:rPr>
            <w:rStyle w:val="Hyperlink"/>
            <w:rFonts w:eastAsiaTheme="majorEastAsia"/>
          </w:rPr>
          <w:t>d</w:t>
        </w:r>
        <w:r w:rsidR="001017A6">
          <w:rPr>
            <w:rStyle w:val="Hyperlink"/>
            <w:rFonts w:eastAsiaTheme="majorEastAsia"/>
          </w:rPr>
          <w:t>ata/nhsr/nhsr076.pdf</w:t>
        </w:r>
      </w:ins>
      <w:r w:rsidR="001017A6">
        <w:rPr>
          <w:rStyle w:val="Hyperlink"/>
          <w:rFonts w:eastAsiaTheme="majorEastAsia"/>
        </w:rPr>
        <w:fldChar w:fldCharType="end"/>
      </w:r>
      <w:r>
        <w:t>.</w:t>
      </w:r>
      <w:r w:rsidRPr="00D97F08">
        <w:rPr>
          <w:rStyle w:val="EndnoteReference"/>
          <w:vertAlign w:val="baseline"/>
        </w:rPr>
        <w:t xml:space="preserve"> </w:t>
      </w:r>
    </w:p>
  </w:endnote>
  <w:endnote w:id="7">
    <w:p w:rsidR="009F2D0B" w:rsidP="000E2A28" w:rsidRDefault="009F2D0B" w14:paraId="1F37A804" w14:textId="44861DF3">
      <w:pPr>
        <w:pStyle w:val="EndnoteText"/>
        <w:spacing w:line="276" w:lineRule="auto"/>
        <w:pPrChange w:author="Matthew Mitchell" w:date="2021-03-22T09:40:00Z" w:id="40">
          <w:pPr>
            <w:pStyle w:val="EndnoteText"/>
            <w:spacing w:line="276" w:lineRule="auto"/>
          </w:pPr>
        </w:pPrChange>
      </w:pPr>
      <w:r>
        <w:rPr>
          <w:rStyle w:val="EndnoteReference"/>
        </w:rPr>
        <w:endnoteRef/>
      </w:r>
      <w:r>
        <w:t xml:space="preserve"> </w:t>
      </w:r>
      <w:r>
        <w:tab/>
      </w:r>
      <w:ins w:author="Sargon de Jesus" w:date="2018-03-21T15:39:00Z" w:id="41">
        <w:del w:author="Matthew Mitchell" w:date="2021-03-22T09:40:00Z" w:id="42">
          <w:r w:rsidRPr="00B3588C" w:rsidDel="000E2A28" w:rsidR="00FB0B0B">
            <w:delText xml:space="preserve">Wuebbles, D.J., D.W. Fahey, K.A. Hibbard, D.J. Dokken, </w:delText>
          </w:r>
          <w:r w:rsidDel="000E2A28" w:rsidR="00FB0B0B">
            <w:delText>B.C. Stewart, and T.K. Maycock (</w:delText>
          </w:r>
          <w:r w:rsidRPr="00B3588C" w:rsidDel="000E2A28" w:rsidR="00FB0B0B">
            <w:delText>eds.</w:delText>
          </w:r>
        </w:del>
      </w:ins>
      <w:ins w:author="Sargon de Jesus" w:date="2018-03-21T15:40:00Z" w:id="43">
        <w:del w:author="Matthew Mitchell" w:date="2021-03-22T09:40:00Z" w:id="44">
          <w:r w:rsidDel="000E2A28" w:rsidR="00FB0B0B">
            <w:delText>).</w:delText>
          </w:r>
        </w:del>
      </w:ins>
      <w:ins w:author="Sargon de Jesus" w:date="2018-03-21T15:39:00Z" w:id="45">
        <w:del w:author="Matthew Mitchell" w:date="2021-03-22T09:40:00Z" w:id="46">
          <w:r w:rsidRPr="00B3588C" w:rsidDel="000E2A28" w:rsidR="00FB0B0B">
            <w:delText xml:space="preserve"> </w:delText>
          </w:r>
        </w:del>
      </w:ins>
      <w:ins w:author="William Morgan" w:date="2017-12-07T21:01:00Z" w:id="47">
        <w:del w:author="Matthew Mitchell" w:date="2021-03-22T09:40:00Z" w:id="48">
          <w:r w:rsidRPr="00B3588C" w:rsidDel="000E2A28" w:rsidR="00B3588C">
            <w:delText xml:space="preserve">USGCRP (U.S. Global Change Research Program). 2017. Climate science special report: Fourth National Climate Assessment, volume I. </w:delText>
          </w:r>
        </w:del>
      </w:ins>
      <w:ins w:author="Sargon de Jesus" w:date="2018-03-21T15:40:00Z" w:id="49">
        <w:del w:author="Matthew Mitchell" w:date="2021-03-22T09:40:00Z" w:id="50">
          <w:r w:rsidRPr="00B3588C" w:rsidDel="000E2A28" w:rsidR="00FB0B0B">
            <w:delText xml:space="preserve">U.S. Global Change Research Program </w:delText>
          </w:r>
        </w:del>
      </w:ins>
      <w:ins w:author="William Morgan" w:date="2017-12-07T21:01:00Z" w:id="51">
        <w:del w:author="Matthew Mitchell" w:date="2021-03-22T09:40:00Z" w:id="52">
          <w:r w:rsidRPr="00B3588C" w:rsidDel="000E2A28" w:rsidR="00B3588C">
            <w:delText xml:space="preserve">Wuebbles, D.J., D.W. Fahey, K.A. Hibbard, D.J. Dokken, B.C. Stewart, and T.K. Maycock, eds. </w:delText>
          </w:r>
        </w:del>
      </w:ins>
      <w:ins w:author="William Morgan [2]" w:date="2017-12-07T21:01:00Z" w:id="53">
        <w:del w:author="Matthew Mitchell" w:date="2021-03-22T09:40:00Z" w:id="54">
          <w:r w:rsidDel="000E2A28" w:rsidR="00B3588C">
            <w:fldChar w:fldCharType="begin"/>
          </w:r>
        </w:del>
      </w:ins>
      <w:ins w:author="William Morgan" w:date="2017-12-07T21:01:00Z" w:id="55">
        <w:del w:author="Matthew Mitchell" w:date="2021-03-22T09:40:00Z" w:id="56">
          <w:r w:rsidDel="000E2A28" w:rsidR="00B3588C">
            <w:delInstrText xml:space="preserve"> HYPERLINK "</w:delInstrText>
          </w:r>
          <w:r w:rsidRPr="00B3588C" w:rsidDel="000E2A28" w:rsidR="00B3588C">
            <w:delInstrText>https://science2017.globalchange.gov</w:delInstrText>
          </w:r>
          <w:r w:rsidDel="000E2A28" w:rsidR="00B3588C">
            <w:delInstrText xml:space="preserve">" </w:delInstrText>
          </w:r>
        </w:del>
      </w:ins>
      <w:ins w:author="William Morgan [2]" w:date="2017-12-07T21:01:00Z" w:id="57">
        <w:del w:author="Matthew Mitchell" w:date="2021-03-22T09:40:00Z" w:id="58">
          <w:r w:rsidDel="000E2A28" w:rsidR="00B3588C">
            <w:fldChar w:fldCharType="separate"/>
          </w:r>
        </w:del>
      </w:ins>
      <w:ins w:author="William Morgan" w:date="2017-12-07T21:01:00Z" w:id="59">
        <w:del w:author="Matthew Mitchell" w:date="2021-03-22T09:40:00Z" w:id="60">
          <w:r w:rsidRPr="00695F36" w:rsidDel="000E2A28" w:rsidR="00B3588C">
            <w:rPr>
              <w:rStyle w:val="Hyperlink"/>
            </w:rPr>
            <w:delText>https://science2017.globalchange.gov</w:delText>
          </w:r>
        </w:del>
      </w:ins>
      <w:ins w:author="William Morgan [2]" w:date="2017-12-07T21:01:00Z" w:id="61">
        <w:del w:author="Matthew Mitchell" w:date="2021-03-22T09:40:00Z" w:id="62">
          <w:r w:rsidDel="000E2A28" w:rsidR="00B3588C">
            <w:fldChar w:fldCharType="end"/>
          </w:r>
        </w:del>
      </w:ins>
      <w:ins w:author="William Morgan" w:date="2017-12-07T21:01:00Z" w:id="63">
        <w:del w:author="Matthew Mitchell" w:date="2021-03-22T09:40:00Z" w:id="64">
          <w:r w:rsidRPr="00B3588C" w:rsidDel="000E2A28" w:rsidR="00B3588C">
            <w:delText>. doi:10.7930/J0J964J6</w:delText>
          </w:r>
        </w:del>
      </w:ins>
      <w:ins w:author="Matthew Mitchell" w:date="2021-03-22T09:40:00Z" w:id="65">
        <w:r w:rsidRPr="00465F60" w:rsidR="000E2A28">
          <w:t>USGCRP (U.S. Global Change Research Program). 2017. Climate science special report: Fourth National Climate Assessment, volume I. Wuebbles, D.J., D.W. Fahey, K.A. Hibbard, D.J. Dokken, B.C. Stewart, and T.K. Maycock</w:t>
        </w:r>
        <w:r w:rsidR="000E2A28">
          <w:t xml:space="preserve"> (</w:t>
        </w:r>
        <w:r w:rsidRPr="00465F60" w:rsidR="000E2A28">
          <w:t>eds.</w:t>
        </w:r>
        <w:r w:rsidR="000E2A28">
          <w:t>).</w:t>
        </w:r>
        <w:r w:rsidRPr="00465F60" w:rsidR="000E2A28">
          <w:t xml:space="preserve"> </w:t>
        </w:r>
        <w:r w:rsidR="000E2A28">
          <w:fldChar w:fldCharType="begin"/>
        </w:r>
        <w:r w:rsidR="000E2A28">
          <w:instrText xml:space="preserve"> HYPERLINK "</w:instrText>
        </w:r>
        <w:r w:rsidRPr="00465F60" w:rsidR="000E2A28">
          <w:instrText>https://science2017.globalchange.gov</w:instrText>
        </w:r>
        <w:r w:rsidR="000E2A28">
          <w:instrText xml:space="preserve">" </w:instrText>
        </w:r>
        <w:r w:rsidR="000E2A28">
          <w:fldChar w:fldCharType="separate"/>
        </w:r>
        <w:r w:rsidRPr="00695F36" w:rsidR="000E2A28">
          <w:rPr>
            <w:rStyle w:val="Hyperlink"/>
            <w:rFonts w:eastAsiaTheme="majorEastAsia"/>
          </w:rPr>
          <w:t>https://science2017.globalchange.gov</w:t>
        </w:r>
        <w:r w:rsidR="000E2A28">
          <w:fldChar w:fldCharType="end"/>
        </w:r>
        <w:r w:rsidRPr="00465F60" w:rsidR="000E2A28">
          <w:t>. doi:10.7930/J0J964J6</w:t>
        </w:r>
      </w:ins>
      <w:ins w:author="William Morgan" w:date="2017-12-07T21:01:00Z" w:id="66">
        <w:r w:rsidRPr="00B3588C" w:rsidR="00B3588C">
          <w:t xml:space="preserve"> </w:t>
        </w:r>
      </w:ins>
      <w:del w:author="William Morgan" w:date="2017-12-07T21:01:00Z" w:id="67">
        <w:r w:rsidDel="00B3588C">
          <w:delText xml:space="preserve">Melillo, J.M., T.C. Richmond, and G.W. Yohe (eds.). 2014. Climate change impacts in the United States: The third National Climate Assessment. U.S. Global Change Research Program. </w:delText>
        </w:r>
        <w:r w:rsidDel="00B3588C" w:rsidR="00E1776B">
          <w:fldChar w:fldCharType="begin"/>
        </w:r>
        <w:r w:rsidDel="00B3588C" w:rsidR="00E1776B">
          <w:delInstrText xml:space="preserve"> HYPERLINK "http://nca2014.globalchange.gov/" </w:delInstrText>
        </w:r>
        <w:r w:rsidDel="00B3588C" w:rsidR="00E1776B">
          <w:fldChar w:fldCharType="separate"/>
        </w:r>
        <w:r w:rsidDel="00B3588C">
          <w:rPr>
            <w:rStyle w:val="Hyperlink"/>
          </w:rPr>
          <w:delText>http://nca2014.globalchange.gov</w:delText>
        </w:r>
        <w:r w:rsidDel="00B3588C" w:rsidR="00E1776B">
          <w:rPr>
            <w:rStyle w:val="Hyperlink"/>
          </w:rPr>
          <w:fldChar w:fldCharType="end"/>
        </w:r>
        <w:r w:rsidRPr="00787985" w:rsidDel="00B3588C">
          <w:delText>.</w:delText>
        </w:r>
      </w:del>
    </w:p>
  </w:endnote>
  <w:endnote w:id="8">
    <w:p w:rsidR="00A629B6" w:rsidP="000E2A28" w:rsidRDefault="009F2D0B" w14:paraId="68CF2C1B" w14:textId="104DBC6B">
      <w:pPr>
        <w:pStyle w:val="EndnoteText"/>
        <w:spacing w:line="276" w:lineRule="auto"/>
        <w:pPrChange w:author="Matthew Mitchell" w:date="2021-03-22T09:40:00Z" w:id="69">
          <w:pPr>
            <w:pStyle w:val="EndnoteText"/>
            <w:spacing w:line="276" w:lineRule="auto"/>
          </w:pPr>
        </w:pPrChange>
      </w:pPr>
      <w:r>
        <w:rPr>
          <w:rStyle w:val="EndnoteReference"/>
        </w:rPr>
        <w:endnoteRef/>
      </w:r>
      <w:r>
        <w:t xml:space="preserve"> </w:t>
      </w:r>
      <w:r>
        <w:tab/>
      </w:r>
      <w:ins w:author="Sargon de Jesus" w:date="2018-03-21T15:42:00Z" w:id="70">
        <w:del w:author="Matthew Mitchell" w:date="2021-03-22T09:40:00Z" w:id="71">
          <w:r w:rsidRPr="00B3588C" w:rsidDel="000E2A28" w:rsidR="00FB0B0B">
            <w:delText>Wuebbles, D.J., D.W. Fahey, K.A. Hibbard, D.J. Dokken, B.C. Stewart, and T.K. Maycock</w:delText>
          </w:r>
          <w:r w:rsidDel="000E2A28" w:rsidR="00FB0B0B">
            <w:delText xml:space="preserve"> (eds.). </w:delText>
          </w:r>
          <w:r w:rsidRPr="00B3588C" w:rsidDel="000E2A28" w:rsidR="00FB0B0B">
            <w:delText>, eds.</w:delText>
          </w:r>
        </w:del>
      </w:ins>
      <w:ins w:author="William Morgan" w:date="2017-12-07T21:01:00Z" w:id="72">
        <w:del w:author="Matthew Mitchell" w:date="2021-03-22T09:40:00Z" w:id="73">
          <w:r w:rsidRPr="00B3588C" w:rsidDel="000E2A28" w:rsidR="00B3588C">
            <w:delText xml:space="preserve">USGCRP (U.S. Global Change Research Program). 2017. Climate science special report: Fourth National Climate Assessment, volume I. </w:delText>
          </w:r>
        </w:del>
      </w:ins>
      <w:ins w:author="Sargon de Jesus" w:date="2018-03-21T15:42:00Z" w:id="74">
        <w:del w:author="Matthew Mitchell" w:date="2021-03-22T09:40:00Z" w:id="75">
          <w:r w:rsidRPr="00B3588C" w:rsidDel="000E2A28" w:rsidR="00FB0B0B">
            <w:delText>U.S. Global Change Research Program.</w:delText>
          </w:r>
        </w:del>
      </w:ins>
      <w:ins w:author="Sargon de Jesus" w:date="2018-03-21T15:43:00Z" w:id="76">
        <w:del w:author="Matthew Mitchell" w:date="2021-03-22T09:40:00Z" w:id="77">
          <w:r w:rsidDel="000E2A28" w:rsidR="00FB0B0B">
            <w:delText xml:space="preserve"> </w:delText>
          </w:r>
        </w:del>
      </w:ins>
      <w:ins w:author="William Morgan" w:date="2017-12-07T21:01:00Z" w:id="78">
        <w:del w:author="Matthew Mitchell" w:date="2021-03-22T09:40:00Z" w:id="79">
          <w:r w:rsidRPr="00B3588C" w:rsidDel="000E2A28" w:rsidR="00B3588C">
            <w:delText xml:space="preserve">Wuebbles, D.J., D.W. Fahey, K.A. Hibbard, D.J. Dokken, B.C. Stewart, and T.K. Maycock, eds. </w:delText>
          </w:r>
        </w:del>
      </w:ins>
      <w:ins w:author="William Morgan [2]" w:date="2017-12-07T21:01:00Z" w:id="80">
        <w:del w:author="Matthew Mitchell" w:date="2021-03-22T09:40:00Z" w:id="81">
          <w:r w:rsidDel="000E2A28" w:rsidR="00B3588C">
            <w:fldChar w:fldCharType="begin"/>
          </w:r>
        </w:del>
      </w:ins>
      <w:ins w:author="William Morgan" w:date="2017-12-07T21:01:00Z" w:id="82">
        <w:del w:author="Matthew Mitchell" w:date="2021-03-22T09:40:00Z" w:id="83">
          <w:r w:rsidDel="000E2A28" w:rsidR="00B3588C">
            <w:delInstrText xml:space="preserve"> HYPERLINK "</w:delInstrText>
          </w:r>
          <w:r w:rsidRPr="00B3588C" w:rsidDel="000E2A28" w:rsidR="00B3588C">
            <w:delInstrText>https://science2017.globalchange.gov</w:delInstrText>
          </w:r>
          <w:r w:rsidDel="000E2A28" w:rsidR="00B3588C">
            <w:delInstrText xml:space="preserve">" </w:delInstrText>
          </w:r>
        </w:del>
      </w:ins>
      <w:ins w:author="William Morgan [2]" w:date="2017-12-07T21:01:00Z" w:id="84">
        <w:del w:author="Matthew Mitchell" w:date="2021-03-22T09:40:00Z" w:id="85">
          <w:r w:rsidDel="000E2A28" w:rsidR="00B3588C">
            <w:fldChar w:fldCharType="separate"/>
          </w:r>
        </w:del>
      </w:ins>
      <w:ins w:author="William Morgan" w:date="2017-12-07T21:01:00Z" w:id="86">
        <w:del w:author="Matthew Mitchell" w:date="2021-03-22T09:40:00Z" w:id="87">
          <w:r w:rsidRPr="00695F36" w:rsidDel="000E2A28" w:rsidR="00B3588C">
            <w:rPr>
              <w:rStyle w:val="Hyperlink"/>
            </w:rPr>
            <w:delText>https://science2017.globalchange.gov</w:delText>
          </w:r>
        </w:del>
      </w:ins>
      <w:ins w:author="William Morgan [2]" w:date="2017-12-07T21:01:00Z" w:id="88">
        <w:del w:author="Matthew Mitchell" w:date="2021-03-22T09:40:00Z" w:id="89">
          <w:r w:rsidDel="000E2A28" w:rsidR="00B3588C">
            <w:fldChar w:fldCharType="end"/>
          </w:r>
        </w:del>
      </w:ins>
      <w:ins w:author="William Morgan" w:date="2017-12-07T21:01:00Z" w:id="90">
        <w:del w:author="Matthew Mitchell" w:date="2021-03-22T09:40:00Z" w:id="91">
          <w:r w:rsidRPr="00B3588C" w:rsidDel="000E2A28" w:rsidR="00B3588C">
            <w:delText xml:space="preserve">. doi:10.7930/J0J964J6 </w:delText>
          </w:r>
        </w:del>
      </w:ins>
      <w:del w:author="Matthew Mitchell" w:date="2021-03-22T09:40:00Z" w:id="92">
        <w:r w:rsidDel="000E2A28">
          <w:delText xml:space="preserve">Melillo, J.M., T.C. Richmond, and G.W. Yohe (eds.). 2014. Climate change impacts in the United States: The third National Climate Assessment. U.S. Global Change Research Program. </w:delText>
        </w:r>
        <w:r w:rsidDel="000E2A28" w:rsidR="00E1776B">
          <w:fldChar w:fldCharType="begin"/>
        </w:r>
        <w:r w:rsidDel="000E2A28" w:rsidR="00E1776B">
          <w:delInstrText xml:space="preserve"> HYPERLINK "http://nca2014.globalchange.gov/" </w:delInstrText>
        </w:r>
        <w:r w:rsidDel="000E2A28" w:rsidR="00E1776B">
          <w:fldChar w:fldCharType="separate"/>
        </w:r>
        <w:r w:rsidDel="000E2A28">
          <w:rPr>
            <w:rStyle w:val="Hyperlink"/>
          </w:rPr>
          <w:delText>http://nca2014.globalchange.gov</w:delText>
        </w:r>
        <w:r w:rsidDel="000E2A28" w:rsidR="00E1776B">
          <w:rPr>
            <w:rStyle w:val="Hyperlink"/>
          </w:rPr>
          <w:fldChar w:fldCharType="end"/>
        </w:r>
        <w:r w:rsidRPr="00787985" w:rsidDel="000E2A28">
          <w:delText>.</w:delText>
        </w:r>
      </w:del>
      <w:ins w:author="Matthew Mitchell" w:date="2021-03-22T09:39:00Z" w:id="93">
        <w:r w:rsidRPr="00465F60" w:rsidR="00A629B6">
          <w:t>USGCRP (U.S. Global Change Research Program). 2017. Climate science special report: Fourth National Climate Assessment, volume I. Wuebbles, D.J., D.W. Fahey, K.A. Hibbard, D.J. Dokken, B.C. Stewart, and T.K. Maycock</w:t>
        </w:r>
        <w:r w:rsidR="00A629B6">
          <w:t xml:space="preserve"> (</w:t>
        </w:r>
        <w:r w:rsidRPr="00465F60" w:rsidR="00A629B6">
          <w:t>eds.</w:t>
        </w:r>
        <w:r w:rsidR="00A629B6">
          <w:t>).</w:t>
        </w:r>
        <w:r w:rsidRPr="00465F60" w:rsidR="00A629B6">
          <w:t xml:space="preserve"> </w:t>
        </w:r>
        <w:r w:rsidR="00A629B6">
          <w:fldChar w:fldCharType="begin"/>
        </w:r>
        <w:r w:rsidR="00A629B6">
          <w:instrText xml:space="preserve"> HYPERLINK "</w:instrText>
        </w:r>
        <w:r w:rsidRPr="00465F60" w:rsidR="00A629B6">
          <w:instrText>https://science2017.globalchange.gov</w:instrText>
        </w:r>
        <w:r w:rsidR="00A629B6">
          <w:instrText xml:space="preserve">" </w:instrText>
        </w:r>
        <w:r w:rsidR="00A629B6">
          <w:fldChar w:fldCharType="separate"/>
        </w:r>
        <w:r w:rsidRPr="00695F36" w:rsidR="00A629B6">
          <w:rPr>
            <w:rStyle w:val="Hyperlink"/>
            <w:rFonts w:eastAsiaTheme="majorEastAsia"/>
          </w:rPr>
          <w:t>https://science2017.globalchange.gov</w:t>
        </w:r>
        <w:r w:rsidR="00A629B6">
          <w:fldChar w:fldCharType="end"/>
        </w:r>
        <w:r w:rsidRPr="00465F60" w:rsidR="00A629B6">
          <w:t>. doi:10.7930/J0J964J6</w:t>
        </w:r>
      </w:ins>
    </w:p>
  </w:endnote>
  <w:endnote w:id="9">
    <w:p w:rsidR="009F2D0B" w:rsidP="009F2D0B" w:rsidRDefault="009F2D0B" w14:paraId="2CEF9248" w14:textId="686814D0"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ab/>
      </w:r>
      <w:r w:rsidRPr="004163C2">
        <w:t>Sarofim, M.C., S. Saha, M.D. Hawkins, D.M. Mills, J. Hess, R. Horton, P. Kinney, J. Schwartz, and A. St. Juliana</w:t>
      </w:r>
      <w:r>
        <w:t>.</w:t>
      </w:r>
      <w:r w:rsidRPr="004163C2">
        <w:t xml:space="preserve"> 2016</w:t>
      </w:r>
      <w:r>
        <w:t>.</w:t>
      </w:r>
      <w:r w:rsidRPr="004163C2">
        <w:t xml:space="preserve"> Ch</w:t>
      </w:r>
      <w:r>
        <w:t>apter</w:t>
      </w:r>
      <w:r w:rsidRPr="004163C2">
        <w:t xml:space="preserve"> 2: </w:t>
      </w:r>
      <w:r w:rsidRPr="00270822">
        <w:t>Temperature</w:t>
      </w:r>
      <w:r w:rsidRPr="004163C2">
        <w:t>-</w:t>
      </w:r>
      <w:r>
        <w:t>r</w:t>
      </w:r>
      <w:r w:rsidRPr="004163C2">
        <w:t xml:space="preserve">elated </w:t>
      </w:r>
      <w:r>
        <w:t>d</w:t>
      </w:r>
      <w:r w:rsidRPr="004163C2">
        <w:t xml:space="preserve">eath and </w:t>
      </w:r>
      <w:r>
        <w:t>i</w:t>
      </w:r>
      <w:r w:rsidRPr="004163C2">
        <w:t>llness. </w:t>
      </w:r>
      <w:ins w:author="Matthew Mitchell" w:date="2021-03-22T09:52:00Z" w:id="95">
        <w:r w:rsidR="00D677B5">
          <w:t xml:space="preserve">In: </w:t>
        </w:r>
      </w:ins>
      <w:r>
        <w:t>The impacts of climate change on human h</w:t>
      </w:r>
      <w:r w:rsidRPr="00055A5F">
        <w:t xml:space="preserve">ealth in </w:t>
      </w:r>
      <w:r>
        <w:t>the United States: A scientific a</w:t>
      </w:r>
      <w:r w:rsidRPr="00055A5F">
        <w:t>ssessment</w:t>
      </w:r>
      <w:r>
        <w:t>. U.S. Global Change Research Program</w:t>
      </w:r>
      <w:r w:rsidRPr="00227B9D">
        <w:t xml:space="preserve">. </w:t>
      </w:r>
      <w:hyperlink w:history="1" r:id="rId2">
        <w:r>
          <w:rPr>
            <w:rStyle w:val="Hyperlink"/>
          </w:rPr>
          <w:t>https://health2016.globalchange.gov</w:t>
        </w:r>
      </w:hyperlink>
      <w:r>
        <w:t>.</w:t>
      </w:r>
    </w:p>
  </w:endnote>
  <w:endnote w:id="10">
    <w:p w:rsidR="009F2D0B" w:rsidP="009F2D0B" w:rsidRDefault="009F2D0B" w14:paraId="7DCB9856" w14:textId="2EBD1FA8"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ab/>
      </w:r>
      <w:r w:rsidRPr="004163C2">
        <w:t>Sarofim, M.C., S. Saha, M.D. Hawkins, D.M. Mills, J. Hess, R. Horton, P. Kinney, J. Schwartz, and A. St. Juliana</w:t>
      </w:r>
      <w:r>
        <w:t>.</w:t>
      </w:r>
      <w:r w:rsidRPr="004163C2">
        <w:t xml:space="preserve"> 2016</w:t>
      </w:r>
      <w:r>
        <w:t>.</w:t>
      </w:r>
      <w:r w:rsidRPr="004163C2">
        <w:t xml:space="preserve"> Ch</w:t>
      </w:r>
      <w:r>
        <w:t>apter</w:t>
      </w:r>
      <w:r w:rsidRPr="004163C2">
        <w:t xml:space="preserve"> 2: </w:t>
      </w:r>
      <w:r w:rsidRPr="00270822">
        <w:t>Temperature</w:t>
      </w:r>
      <w:r w:rsidRPr="004163C2">
        <w:t>-</w:t>
      </w:r>
      <w:r>
        <w:t>r</w:t>
      </w:r>
      <w:r w:rsidRPr="004163C2">
        <w:t xml:space="preserve">elated </w:t>
      </w:r>
      <w:r>
        <w:t>d</w:t>
      </w:r>
      <w:r w:rsidRPr="004163C2">
        <w:t xml:space="preserve">eath and </w:t>
      </w:r>
      <w:r>
        <w:t>i</w:t>
      </w:r>
      <w:r w:rsidRPr="004163C2">
        <w:t>llness. </w:t>
      </w:r>
      <w:ins w:author="Matthew Mitchell" w:date="2021-03-22T09:52:00Z" w:id="96">
        <w:r w:rsidR="00D677B5">
          <w:t xml:space="preserve">In: </w:t>
        </w:r>
      </w:ins>
      <w:r>
        <w:t>The impacts of climate change on human h</w:t>
      </w:r>
      <w:r w:rsidRPr="00055A5F">
        <w:t xml:space="preserve">ealth in </w:t>
      </w:r>
      <w:r>
        <w:t>the United States: A scientific a</w:t>
      </w:r>
      <w:r w:rsidRPr="00055A5F">
        <w:t>ssessment</w:t>
      </w:r>
      <w:r>
        <w:t>. U.S. Global Change Research Program</w:t>
      </w:r>
      <w:r w:rsidRPr="00227B9D">
        <w:t xml:space="preserve">. </w:t>
      </w:r>
      <w:hyperlink w:history="1" r:id="rId3">
        <w:r>
          <w:rPr>
            <w:rStyle w:val="Hyperlink"/>
          </w:rPr>
          <w:t>https://health2016.globalchange.gov</w:t>
        </w:r>
      </w:hyperlink>
      <w:r>
        <w:t>.</w:t>
      </w:r>
    </w:p>
  </w:endnote>
  <w:endnote w:id="11">
    <w:p w:rsidR="009F2D0B" w:rsidP="009F2D0B" w:rsidRDefault="009F2D0B" w14:paraId="06A026B0" w14:textId="7814A824"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ab/>
      </w:r>
      <w:r w:rsidRPr="004163C2">
        <w:t>Sarofim, M.C., S. Saha, M.D. Hawkins, D.M. Mills, J. Hess, R. Horton, P. Kinney, J. Schwartz, and A. St. Juliana</w:t>
      </w:r>
      <w:r>
        <w:t>.</w:t>
      </w:r>
      <w:r w:rsidRPr="004163C2">
        <w:t xml:space="preserve"> 2016</w:t>
      </w:r>
      <w:r>
        <w:t>.</w:t>
      </w:r>
      <w:r w:rsidRPr="004163C2">
        <w:t xml:space="preserve"> Ch</w:t>
      </w:r>
      <w:r>
        <w:t>apter</w:t>
      </w:r>
      <w:r w:rsidRPr="004163C2">
        <w:t xml:space="preserve"> 2: </w:t>
      </w:r>
      <w:r w:rsidRPr="00270822">
        <w:t>Temperature</w:t>
      </w:r>
      <w:r w:rsidRPr="004163C2">
        <w:t>-</w:t>
      </w:r>
      <w:r>
        <w:t>r</w:t>
      </w:r>
      <w:r w:rsidRPr="004163C2">
        <w:t xml:space="preserve">elated </w:t>
      </w:r>
      <w:r>
        <w:t>d</w:t>
      </w:r>
      <w:r w:rsidRPr="004163C2">
        <w:t xml:space="preserve">eath and </w:t>
      </w:r>
      <w:r>
        <w:t>i</w:t>
      </w:r>
      <w:r w:rsidRPr="004163C2">
        <w:t>llness. </w:t>
      </w:r>
      <w:ins w:author="Matthew Mitchell" w:date="2021-03-22T09:52:00Z" w:id="97">
        <w:r w:rsidR="00D677B5">
          <w:t xml:space="preserve">In: </w:t>
        </w:r>
      </w:ins>
      <w:r>
        <w:t>The impacts of climate change on human h</w:t>
      </w:r>
      <w:r w:rsidRPr="00055A5F">
        <w:t xml:space="preserve">ealth in </w:t>
      </w:r>
      <w:r>
        <w:t>the United States: A scientific a</w:t>
      </w:r>
      <w:r w:rsidRPr="00055A5F">
        <w:t>ssessment</w:t>
      </w:r>
      <w:r>
        <w:t>. U.S. Global Change Research Program</w:t>
      </w:r>
      <w:r w:rsidRPr="00227B9D">
        <w:t xml:space="preserve">. </w:t>
      </w:r>
      <w:hyperlink w:history="1" r:id="rId4">
        <w:r>
          <w:rPr>
            <w:rStyle w:val="Hyperlink"/>
          </w:rPr>
          <w:t>https://health2016.globalchange.gov</w:t>
        </w:r>
      </w:hyperlink>
      <w:r>
        <w:t>.</w:t>
      </w:r>
    </w:p>
  </w:endnote>
  <w:endnote w:id="12">
    <w:p w:rsidR="009F2D0B" w:rsidP="009F2D0B" w:rsidRDefault="009F2D0B" w14:paraId="48F8E2C3" w14:textId="4191B467"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ab/>
      </w:r>
      <w:r>
        <w:t>Barnett, A.G., S</w:t>
      </w:r>
      <w:ins w:author="Matthew Mitchell" w:date="2021-03-22T10:13:00Z" w:id="98">
        <w:r w:rsidR="00B6647A">
          <w:t xml:space="preserve">. </w:t>
        </w:r>
      </w:ins>
      <w:del w:author="Matthew Mitchell" w:date="2021-03-22T10:13:00Z" w:id="99">
        <w:r w:rsidDel="00B6647A">
          <w:delText>..</w:delText>
        </w:r>
      </w:del>
      <w:r>
        <w:t>Hajat, A. Gasparrini, and J. Rockl</w:t>
      </w:r>
      <w:r>
        <w:rPr>
          <w:rFonts w:cstheme="minorHAnsi"/>
        </w:rPr>
        <w:t>ö</w:t>
      </w:r>
      <w:r>
        <w:t xml:space="preserve">v. 2012. Cold and heat waves in the United States. </w:t>
      </w:r>
      <w:del w:author="Matthew Mitchell" w:date="2021-03-22T09:53:00Z" w:id="100">
        <w:r w:rsidRPr="009F2D0B" w:rsidDel="00555CE4">
          <w:delText xml:space="preserve">Environmental </w:delText>
        </w:r>
      </w:del>
      <w:ins w:author="Matthew Mitchell" w:date="2021-03-22T09:53:00Z" w:id="101">
        <w:r w:rsidRPr="009F2D0B" w:rsidR="00555CE4">
          <w:t>Environ</w:t>
        </w:r>
        <w:r w:rsidR="00555CE4">
          <w:t xml:space="preserve">. </w:t>
        </w:r>
      </w:ins>
      <w:del w:author="Matthew Mitchell" w:date="2021-03-22T09:53:00Z" w:id="102">
        <w:r w:rsidRPr="009F2D0B" w:rsidDel="00555CE4">
          <w:delText>Research</w:delText>
        </w:r>
        <w:r w:rsidDel="00555CE4">
          <w:delText xml:space="preserve"> </w:delText>
        </w:r>
      </w:del>
      <w:ins w:author="Matthew Mitchell" w:date="2021-03-22T09:53:00Z" w:id="103">
        <w:r w:rsidRPr="009F2D0B" w:rsidR="00555CE4">
          <w:t>Res</w:t>
        </w:r>
        <w:r w:rsidR="00555CE4">
          <w:t xml:space="preserve">. </w:t>
        </w:r>
      </w:ins>
      <w:r w:rsidRPr="009F2D0B">
        <w:t>112</w:t>
      </w:r>
      <w:r>
        <w:t>:</w:t>
      </w:r>
      <w:r w:rsidRPr="009F2D0B">
        <w:t>218–224</w:t>
      </w:r>
      <w:r>
        <w:t>.</w:t>
      </w:r>
    </w:p>
  </w:endnote>
  <w:endnote w:id="13">
    <w:p w:rsidRPr="008E0A51" w:rsidR="0053723B" w:rsidP="0053723B" w:rsidRDefault="0053723B" w14:paraId="57298A88" w14:textId="72B495FE">
      <w:pPr>
        <w:pStyle w:val="EndnoteText"/>
        <w:spacing w:line="276" w:lineRule="auto"/>
      </w:pPr>
      <w:r w:rsidRPr="0052757A">
        <w:rPr>
          <w:rStyle w:val="EndnoteReference"/>
        </w:rPr>
        <w:endnoteRef/>
      </w:r>
      <w:r w:rsidRPr="008E0A51">
        <w:t xml:space="preserve"> </w:t>
      </w:r>
      <w:r>
        <w:tab/>
      </w:r>
      <w:r w:rsidRPr="008E0A51">
        <w:t xml:space="preserve">CDC (U.S. Centers for Disease Control and Prevention). </w:t>
      </w:r>
      <w:r w:rsidR="000E2837">
        <w:t>201</w:t>
      </w:r>
      <w:del w:author="William Morgan [2]" w:date="2018-03-16T13:14:00Z" w:id="141">
        <w:r w:rsidDel="004C6CCD" w:rsidR="00B744D9">
          <w:delText>7</w:delText>
        </w:r>
      </w:del>
      <w:ins w:author="William Morgan [2]" w:date="2018-03-16T13:14:00Z" w:id="142">
        <w:r w:rsidR="004C6CCD">
          <w:t>8</w:t>
        </w:r>
      </w:ins>
      <w:r w:rsidRPr="008E0A51">
        <w:t xml:space="preserve">. </w:t>
      </w:r>
      <w:ins w:author="Matthew Mitchell" w:date="2021-03-22T10:16:00Z" w:id="143">
        <w:r w:rsidR="002A2E44">
          <w:t xml:space="preserve">Mortality Data on CDC WONDER: </w:t>
        </w:r>
      </w:ins>
      <w:ins w:author="Matthew Mitchell" w:date="2021-03-22T09:53:00Z" w:id="144">
        <w:r w:rsidR="000644C5">
          <w:t>Underlying cause-of-death: All ages deaths from compressed mortali</w:t>
        </w:r>
      </w:ins>
      <w:ins w:author="Matthew Mitchell" w:date="2021-03-22T09:54:00Z" w:id="145">
        <w:r w:rsidR="000644C5">
          <w:t>ty</w:t>
        </w:r>
      </w:ins>
      <w:del w:author="Matthew Mitchell" w:date="2021-03-22T09:54:00Z" w:id="146">
        <w:r w:rsidRPr="008E0A51" w:rsidDel="00470AED">
          <w:delText>CDC WONDER database</w:delText>
        </w:r>
        <w:r w:rsidDel="00470AED" w:rsidR="00A303D8">
          <w:delText xml:space="preserve">: </w:delText>
        </w:r>
        <w:r w:rsidRPr="009F4367" w:rsidDel="00470AED" w:rsidR="00A303D8">
          <w:delText>Compressed mortality file, underlying cause of death</w:delText>
        </w:r>
      </w:del>
      <w:r w:rsidRPr="008E0A51">
        <w:t xml:space="preserve">. </w:t>
      </w:r>
      <w:r w:rsidRPr="008E0A51">
        <w:rPr>
          <w:bCs/>
        </w:rPr>
        <w:t xml:space="preserve">Accessed </w:t>
      </w:r>
      <w:del w:author="William Morgan [2]" w:date="2018-03-16T13:14:00Z" w:id="147">
        <w:r w:rsidDel="004C6CCD" w:rsidR="00B744D9">
          <w:rPr>
            <w:bCs/>
          </w:rPr>
          <w:delText xml:space="preserve">January </w:delText>
        </w:r>
      </w:del>
      <w:ins w:author="William Morgan [2]" w:date="2018-03-16T13:14:00Z" w:id="148">
        <w:r w:rsidR="004C6CCD">
          <w:rPr>
            <w:bCs/>
          </w:rPr>
          <w:t xml:space="preserve">March </w:t>
        </w:r>
      </w:ins>
      <w:r w:rsidR="000E2837">
        <w:rPr>
          <w:bCs/>
        </w:rPr>
        <w:t>201</w:t>
      </w:r>
      <w:del w:author="William Morgan [2]" w:date="2018-03-16T13:14:00Z" w:id="149">
        <w:r w:rsidDel="004C6CCD" w:rsidR="00B744D9">
          <w:rPr>
            <w:bCs/>
          </w:rPr>
          <w:delText>7</w:delText>
        </w:r>
      </w:del>
      <w:ins w:author="William Morgan [2]" w:date="2018-03-16T13:14:00Z" w:id="150">
        <w:r w:rsidR="004C6CCD">
          <w:rPr>
            <w:bCs/>
          </w:rPr>
          <w:t>8</w:t>
        </w:r>
      </w:ins>
      <w:r w:rsidRPr="008E0A51">
        <w:rPr>
          <w:bCs/>
        </w:rPr>
        <w:t>.</w:t>
      </w:r>
      <w:r w:rsidRPr="008E0A51">
        <w:t xml:space="preserve"> </w:t>
      </w:r>
      <w:r w:rsidR="001017A6">
        <w:fldChar w:fldCharType="begin"/>
      </w:r>
      <w:ins w:author="Chris Lamie" w:date="2021-03-13T22:28:00Z" w:id="151">
        <w:r w:rsidR="001017A6">
          <w:instrText>HYPERLINK "https://wonder.cdc.gov/mortSQL.html"</w:instrText>
        </w:r>
      </w:ins>
      <w:del w:author="Chris Lamie" w:date="2021-03-13T22:28:00Z" w:id="152">
        <w:r w:rsidDel="001017A6" w:rsidR="001017A6">
          <w:delInstrText xml:space="preserve"> HYPERLINK "http://wonder.cdc.gov/mortSQL.html" </w:delInstrText>
        </w:r>
      </w:del>
      <w:r w:rsidR="001017A6">
        <w:fldChar w:fldCharType="separate"/>
      </w:r>
      <w:del w:author="Chris Lamie" w:date="2021-03-13T22:28:00Z" w:id="153">
        <w:r w:rsidRPr="0052757A" w:rsidDel="001017A6">
          <w:rPr>
            <w:rStyle w:val="Hyperlink"/>
            <w:bCs/>
          </w:rPr>
          <w:delText>http://wonder.cdc.gov/mortSQL.html</w:delText>
        </w:r>
      </w:del>
      <w:ins w:author="Chris Lamie" w:date="2021-03-13T22:28:00Z" w:id="154">
        <w:r w:rsidR="001017A6">
          <w:rPr>
            <w:rStyle w:val="Hyperlink"/>
            <w:bCs/>
          </w:rPr>
          <w:t>https://wonder.cdc.gov/mortSQL.html</w:t>
        </w:r>
      </w:ins>
      <w:r w:rsidR="001017A6">
        <w:rPr>
          <w:rStyle w:val="Hyperlink"/>
          <w:bCs/>
        </w:rPr>
        <w:fldChar w:fldCharType="end"/>
      </w:r>
      <w:r>
        <w:t>.</w:t>
      </w:r>
    </w:p>
  </w:endnote>
  <w:endnote w:id="14">
    <w:p w:rsidR="0053723B" w:rsidP="0053723B" w:rsidRDefault="0053723B" w14:paraId="6FB471C6" w14:textId="452ECAD1"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ab/>
      </w:r>
      <w:r>
        <w:t xml:space="preserve">CDC (U.S. Centers for Disease Control and Prevention). </w:t>
      </w:r>
      <w:r w:rsidR="000E2837">
        <w:t>201</w:t>
      </w:r>
      <w:del w:author="William Morgan [2]" w:date="2018-03-16T13:14:00Z" w:id="155">
        <w:r w:rsidDel="004C6CCD" w:rsidR="00057548">
          <w:delText>7</w:delText>
        </w:r>
      </w:del>
      <w:ins w:author="William Morgan [2]" w:date="2018-03-16T13:14:00Z" w:id="156">
        <w:r w:rsidR="004C6CCD">
          <w:t>8</w:t>
        </w:r>
      </w:ins>
      <w:r>
        <w:t xml:space="preserve">. </w:t>
      </w:r>
      <w:r w:rsidR="00057548">
        <w:t>Monthly</w:t>
      </w:r>
      <w:r>
        <w:t xml:space="preserve"> national totals provided by </w:t>
      </w:r>
      <w:r w:rsidRPr="0031518E">
        <w:t>National Center for Environmental Health</w:t>
      </w:r>
      <w:r>
        <w:t xml:space="preserve"> staff in </w:t>
      </w:r>
      <w:del w:author="William Morgan [2]" w:date="2018-03-16T13:14:00Z" w:id="157">
        <w:r w:rsidDel="004C6CCD" w:rsidR="00057548">
          <w:delText>January</w:delText>
        </w:r>
      </w:del>
      <w:ins w:author="William Morgan [2]" w:date="2018-03-16T13:14:00Z" w:id="158">
        <w:r w:rsidR="004C6CCD">
          <w:t>March</w:t>
        </w:r>
      </w:ins>
      <w:r w:rsidR="00057548">
        <w:t xml:space="preserve"> 201</w:t>
      </w:r>
      <w:ins w:author="William Morgan [2]" w:date="2018-03-16T13:14:00Z" w:id="159">
        <w:r w:rsidR="004C6CCD">
          <w:t>8</w:t>
        </w:r>
      </w:ins>
      <w:del w:author="William Morgan [2]" w:date="2018-03-16T13:14:00Z" w:id="160">
        <w:r w:rsidDel="004C6CCD" w:rsidR="00057548">
          <w:delText>7</w:delText>
        </w:r>
      </w:del>
      <w:r w:rsidR="00057548">
        <w:t>, based on contributing causes of death with exclusion criteria applied</w:t>
      </w:r>
      <w:r>
        <w:t>.</w:t>
      </w:r>
    </w:p>
  </w:endnote>
  <w:endnote w:id="15">
    <w:p w:rsidR="00530E7C" w:rsidP="00530E7C" w:rsidRDefault="00530E7C" w14:paraId="4EB702AF" w14:textId="26276DAC">
      <w:pPr>
        <w:pStyle w:val="EndnoteText"/>
      </w:pPr>
      <w:r>
        <w:rPr>
          <w:rStyle w:val="EndnoteReference"/>
        </w:rPr>
        <w:endnoteRef/>
      </w:r>
      <w:r>
        <w:t xml:space="preserve"> </w:t>
      </w:r>
      <w:r>
        <w:tab/>
      </w:r>
      <w:r>
        <w:t xml:space="preserve">Gasparrini, A., </w:t>
      </w:r>
      <w:del w:author="Matthew Mitchell" w:date="2021-03-22T09:55:00Z" w:id="161">
        <w:r w:rsidDel="001612A1">
          <w:delText>Y. Guo, M. Hashizume, E. Lavigne, A. Zanobetti, J. Schwartz, A. Tobias, S. Tong, J. Rocklöv, B. Forsberg, M. Leone, M. De Sario, M.L. Bell, Y.-L. Leon Guo, C.-F</w:delText>
        </w:r>
        <w:r w:rsidRPr="007534EB" w:rsidDel="001612A1">
          <w:delText>. Wu, H</w:delText>
        </w:r>
        <w:r w:rsidRPr="00D62FB1" w:rsidDel="001612A1">
          <w:delText>. Kan, S.-M</w:delText>
        </w:r>
        <w:r w:rsidRPr="009F2D0B" w:rsidDel="001612A1">
          <w:delText xml:space="preserve">. Yi, </w:delText>
        </w:r>
        <w:r w:rsidRPr="00D15CF4" w:rsidDel="001612A1">
          <w:delText>M. de Sousa Zanotti Stagliorio Coelho, P. Hilario Nascimento Saldiva</w:delText>
        </w:r>
        <w:r w:rsidRPr="007534EB" w:rsidDel="001612A1">
          <w:delText>, Y.</w:delText>
        </w:r>
        <w:r w:rsidRPr="00D62FB1" w:rsidDel="001612A1">
          <w:delText xml:space="preserve"> Honda, H. Kim</w:delText>
        </w:r>
        <w:r w:rsidDel="001612A1">
          <w:delText>, and B. Armstrong</w:delText>
        </w:r>
      </w:del>
      <w:ins w:author="Matthew Mitchell" w:date="2021-03-22T09:55:00Z" w:id="162">
        <w:r w:rsidR="001612A1">
          <w:t>et al</w:t>
        </w:r>
      </w:ins>
      <w:r>
        <w:t xml:space="preserve">. 2015. Mortality risk attributable to high and low ambient temperature: A multicountry observational study. </w:t>
      </w:r>
      <w:del w:author="Matthew Mitchell" w:date="2021-03-22T09:59:00Z" w:id="163">
        <w:r w:rsidDel="00FE090C">
          <w:delText xml:space="preserve">The </w:delText>
        </w:r>
      </w:del>
      <w:r>
        <w:t xml:space="preserve">Lancet </w:t>
      </w:r>
      <w:r w:rsidRPr="00CF1AE7">
        <w:t>386</w:t>
      </w:r>
      <w:r>
        <w:t>(</w:t>
      </w:r>
      <w:r w:rsidRPr="00CF1AE7">
        <w:t>9991</w:t>
      </w:r>
      <w:r>
        <w:t>):</w:t>
      </w:r>
      <w:r w:rsidRPr="00CF1AE7">
        <w:t>369–375</w:t>
      </w:r>
      <w:r>
        <w:t>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 Bold">
    <w:panose1 w:val="02020803070505020304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 Bold">
    <w:panose1 w:val="020B0704020202020204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dobe Garamond Pro">
    <w:altName w:val="Adobe Garamond Pro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53723B" w:rsidR="0053723B" w:rsidP="0053723B" w:rsidRDefault="0053723B" w14:paraId="2383405A" w14:textId="5C8DBEB1">
    <w:pPr>
      <w:pStyle w:val="Footer"/>
      <w:jc w:val="right"/>
      <w:rPr>
        <w:sz w:val="22"/>
        <w:szCs w:val="22"/>
      </w:rPr>
    </w:pPr>
    <w:r w:rsidRPr="0053723B">
      <w:rPr>
        <w:sz w:val="22"/>
        <w:szCs w:val="22"/>
      </w:rPr>
      <w:fldChar w:fldCharType="begin"/>
    </w:r>
    <w:r w:rsidRPr="0053723B">
      <w:rPr>
        <w:sz w:val="22"/>
        <w:szCs w:val="22"/>
      </w:rPr>
      <w:instrText xml:space="preserve"> PAGE   \* MERGEFORMAT </w:instrText>
    </w:r>
    <w:r w:rsidRPr="0053723B">
      <w:rPr>
        <w:sz w:val="22"/>
        <w:szCs w:val="22"/>
      </w:rPr>
      <w:fldChar w:fldCharType="separate"/>
    </w:r>
    <w:r w:rsidR="00D555E6">
      <w:rPr>
        <w:noProof/>
        <w:sz w:val="22"/>
        <w:szCs w:val="22"/>
      </w:rPr>
      <w:t>1</w:t>
    </w:r>
    <w:r w:rsidRPr="0053723B"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967120" w:rsidP="0053723B" w:rsidRDefault="00967120" w14:paraId="2A199EFA" w14:textId="77777777">
      <w:r>
        <w:separator/>
      </w:r>
    </w:p>
  </w:footnote>
  <w:footnote w:type="continuationSeparator" w:id="0">
    <w:p w:rsidR="00967120" w:rsidP="0053723B" w:rsidRDefault="00967120" w14:paraId="49B4F53F" w14:textId="77777777">
      <w:r>
        <w:continuationSeparator/>
      </w:r>
    </w:p>
  </w:footnote>
  <w:footnote w:type="continuationNotice" w:id="1">
    <w:p w:rsidR="00967120" w:rsidRDefault="00967120" w14:paraId="024A463B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Pr="003F318D" w:rsidR="0053723B" w:rsidP="0053723B" w:rsidRDefault="0053723B" w14:paraId="263A8603" w14:textId="4EC90440">
    <w:pPr>
      <w:tabs>
        <w:tab w:val="center" w:pos="4680"/>
        <w:tab w:val="right" w:pos="9360"/>
      </w:tabs>
      <w:ind w:left="2160"/>
      <w:rPr>
        <w:rFonts w:ascii="Calibri" w:hAnsi="Calibri" w:cs="Courier New"/>
        <w:sz w:val="20"/>
        <w:szCs w:val="20"/>
      </w:rPr>
    </w:pPr>
    <w:r w:rsidRPr="003F318D">
      <w:rPr>
        <w:rFonts w:ascii="Calibri" w:hAnsi="Calibri" w:cs="Courier New"/>
        <w:noProof/>
        <w:sz w:val="20"/>
        <w:szCs w:val="20"/>
      </w:rPr>
      <w:drawing>
        <wp:anchor distT="0" distB="0" distL="114300" distR="114300" simplePos="0" relativeHeight="251658241" behindDoc="0" locked="0" layoutInCell="1" allowOverlap="1" wp14:anchorId="2F15F75E" wp14:editId="78BF8CCA">
          <wp:simplePos x="0" y="0"/>
          <wp:positionH relativeFrom="column">
            <wp:posOffset>-46990</wp:posOffset>
          </wp:positionH>
          <wp:positionV relativeFrom="paragraph">
            <wp:posOffset>3810</wp:posOffset>
          </wp:positionV>
          <wp:extent cx="1063625" cy="361950"/>
          <wp:effectExtent l="19050" t="0" r="3175" b="0"/>
          <wp:wrapSquare wrapText="bothSides"/>
          <wp:docPr id="10" name="Picture 5" descr="epalogo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palogo.tif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63625" cy="361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F318D" w:rsidR="7F2E8DD5">
      <w:rPr>
        <w:rFonts w:ascii="Calibri" w:hAnsi="Calibri" w:cs="Courier New"/>
        <w:sz w:val="20"/>
        <w:szCs w:val="20"/>
      </w:rPr>
      <w:t xml:space="preserve">Climate Change Indicators in the United States: </w:t>
    </w:r>
    <w:r w:rsidR="7F2E8DD5">
      <w:rPr>
        <w:rFonts w:ascii="Calibri" w:hAnsi="Calibri" w:cs="Courier New"/>
        <w:sz w:val="20"/>
        <w:szCs w:val="20"/>
      </w:rPr>
      <w:t>Cold</w:t>
    </w:r>
    <w:r w:rsidR="7F2E8DD5">
      <w:rPr>
        <w:rFonts w:ascii="Calibri" w:hAnsi="Calibri" w:cs="Courier New"/>
        <w:sz w:val="20"/>
        <w:szCs w:val="20"/>
      </w:rPr>
      <w:t>-Related Deaths</w:t>
    </w:r>
    <w:r w:rsidRPr="003F318D" w:rsidR="7F2E8DD5">
      <w:rPr>
        <w:rFonts w:ascii="Calibri" w:hAnsi="Calibri" w:cs="Courier New"/>
        <w:noProof/>
        <w:sz w:val="20"/>
        <w:szCs w:val="20"/>
      </w:rPr>
      <w:t xml:space="preserve"> </w:t>
    </w:r>
    <w:hyperlink w:history="1" r:id="R879d8a3adbc54b53">
      <w:r w:rsidR="7F2E8DD5">
        <w:rPr>
          <w:rStyle w:val="Hyperlink"/>
          <w:sz w:val="20"/>
          <w:szCs w:val="20"/>
        </w:rPr>
        <w:t>www.epa.gov/climate-indicators</w:t>
      </w:r>
    </w:hyperlink>
    <w:r w:rsidRPr="003F318D" w:rsidR="7F2E8DD5">
      <w:rPr>
        <w:rFonts w:ascii="Calibri" w:hAnsi="Calibri" w:cs="Courier New"/>
        <w:sz w:val="20"/>
        <w:szCs w:val="20"/>
      </w:rPr>
      <w:t xml:space="preserve"> - </w:t>
    </w:r>
    <w:r w:rsidR="7F2E8DD5">
      <w:rPr>
        <w:rFonts w:ascii="Calibri" w:hAnsi="Calibri" w:cs="Courier New"/>
        <w:sz w:val="20"/>
        <w:szCs w:val="20"/>
      </w:rPr>
      <w:t xml:space="preserve">Updated </w:t>
    </w:r>
    <w:del w:author="William Morgan [2]" w:date="2018-03-16T12:59:00Z" w:id="1024832259">
      <w:r w:rsidRPr="7F2E8DD5" w:rsidDel="7F2E8DD5">
        <w:rPr>
          <w:rFonts w:ascii="Calibri" w:hAnsi="Calibri" w:cs="Courier New"/>
          <w:sz w:val="20"/>
          <w:szCs w:val="20"/>
        </w:rPr>
        <w:delText>August</w:delText>
      </w:r>
      <w:r w:rsidRPr="7F2E8DD5" w:rsidDel="7F2E8DD5">
        <w:rPr>
          <w:rFonts w:ascii="Calibri" w:hAnsi="Calibri" w:cs="Courier New"/>
          <w:sz w:val="20"/>
          <w:szCs w:val="20"/>
        </w:rPr>
        <w:delText xml:space="preserve"> </w:delText>
      </w:r>
      <w:r w:rsidRPr="7F2E8DD5" w:rsidDel="7F2E8DD5">
        <w:rPr>
          <w:rFonts w:ascii="Calibri" w:hAnsi="Calibri" w:cs="Courier New"/>
          <w:sz w:val="20"/>
          <w:szCs w:val="20"/>
        </w:rPr>
        <w:delText>201</w:delText>
      </w:r>
      <w:r w:rsidRPr="7F2E8DD5" w:rsidDel="7F2E8DD5">
        <w:rPr>
          <w:rFonts w:ascii="Calibri" w:hAnsi="Calibri" w:cs="Courier New"/>
          <w:sz w:val="20"/>
          <w:szCs w:val="20"/>
        </w:rPr>
        <w:delText>7</w:delText>
      </w:r>
    </w:del>
    <w:ins w:author="William Morgan [2]" w:date="2018-03-16T12:59:00Z" w:id="1479843719">
      <w:del w:author="Chris Lamie" w:date="2021-03-13T22:27:00Z" w:id="1266711599">
        <w:r w:rsidRPr="7F2E8DD5" w:rsidDel="7F2E8DD5">
          <w:rPr>
            <w:rFonts w:ascii="Calibri" w:hAnsi="Calibri" w:cs="Courier New"/>
            <w:sz w:val="20"/>
            <w:szCs w:val="20"/>
          </w:rPr>
          <w:delText>March 2018</w:delText>
        </w:r>
      </w:del>
    </w:ins>
    <w:ins w:author="Chris Lamie" w:date="2021-03-13T22:27:00Z" w:id="1778797201">
      <w:r w:rsidRPr="7F2E8DD5" w:rsidR="7F2E8DD5">
        <w:rPr>
          <w:rFonts w:ascii="Calibri" w:hAnsi="Calibri" w:cs="Courier New"/>
          <w:sz w:val="20"/>
          <w:szCs w:val="20"/>
        </w:rPr>
        <w:t>April 2021</w:t>
      </w:r>
    </w:ins>
  </w:p>
  <w:p w:rsidRPr="00923AEB" w:rsidR="0053723B" w:rsidP="0053723B" w:rsidRDefault="009659D7" w14:paraId="2E33E294" w14:textId="2717A9F5">
    <w:pPr>
      <w:tabs>
        <w:tab w:val="center" w:pos="4680"/>
        <w:tab w:val="right" w:pos="9360"/>
      </w:tabs>
      <w:ind w:left="2160"/>
      <w:rPr>
        <w:rFonts w:ascii="Calibri" w:hAnsi="Calibri" w:cs="Courier New"/>
        <w:i/>
        <w:noProof/>
        <w:sz w:val="20"/>
        <w:szCs w:val="20"/>
      </w:rPr>
    </w:pPr>
    <w:r>
      <w:rPr>
        <w:rFonts w:ascii="Calibri" w:hAnsi="Calibri" w:cs="Courier New"/>
        <w:i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78911B3" wp14:editId="31EB3331">
              <wp:simplePos x="0" y="0"/>
              <wp:positionH relativeFrom="column">
                <wp:posOffset>-57785</wp:posOffset>
              </wp:positionH>
              <wp:positionV relativeFrom="paragraph">
                <wp:posOffset>83820</wp:posOffset>
              </wp:positionV>
              <wp:extent cx="5997575" cy="0"/>
              <wp:effectExtent l="8890" t="7620" r="13335" b="11430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975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511A9014">
            <v:shapetype id="_x0000_t32" coordsize="21600,21600" o:oned="t" filled="f" o:spt="32" path="m,l21600,21600e" w14:anchorId="30D192BB">
              <v:path fillok="f" arrowok="t" o:connecttype="none"/>
              <o:lock v:ext="edit" shapetype="t"/>
            </v:shapetype>
            <v:shape id="AutoShape 1" style="position:absolute;margin-left:-4.55pt;margin-top:6.6pt;width:472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"/>
          </w:pict>
        </mc:Fallback>
      </mc:AlternateContent>
    </w:r>
  </w:p>
  <w:p w:rsidR="0053723B" w:rsidRDefault="0053723B" w14:paraId="1788182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871" style="width:114pt;height:115.5pt;visibility:visible" alt="_ERGleaf_New Green.jpg" o:bullet="t" type="#_x0000_t75">
        <v:imagedata o:title="" r:id="rId1"/>
      </v:shape>
    </w:pict>
  </w:numPicBullet>
  <w:abstractNum w:abstractNumId="0" w15:restartNumberingAfterBreak="0">
    <w:nsid w:val="FFFFFF88"/>
    <w:multiLevelType w:val="singleLevel"/>
    <w:tmpl w:val="970420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CA6FC4C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b w:val="0"/>
        <w:i w:val="0"/>
        <w:color w:val="0068C6"/>
        <w:sz w:val="22"/>
        <w:szCs w:val="22"/>
      </w:rPr>
    </w:lvl>
  </w:abstractNum>
  <w:abstractNum w:abstractNumId="2" w15:restartNumberingAfterBreak="0">
    <w:nsid w:val="094A79E6"/>
    <w:multiLevelType w:val="hybridMultilevel"/>
    <w:tmpl w:val="730C133A"/>
    <w:lvl w:ilvl="0" w:tplc="D69CAFB4">
      <w:start w:val="1"/>
      <w:numFmt w:val="bullet"/>
      <w:pStyle w:val="Level3"/>
      <w:lvlText w:val=""/>
      <w:lvlJc w:val="left"/>
      <w:pPr>
        <w:tabs>
          <w:tab w:val="num" w:pos="216"/>
        </w:tabs>
        <w:ind w:left="216" w:hanging="216"/>
      </w:pPr>
      <w:rPr>
        <w:rFonts w:hint="default" w:ascii="Symbol" w:hAnsi="Symbol" w:cs="Times New Roman"/>
        <w:sz w:val="20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6B9D46"/>
    <w:multiLevelType w:val="hybridMultilevel"/>
    <w:tmpl w:val="C0146DC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0583E74"/>
    <w:multiLevelType w:val="hybridMultilevel"/>
    <w:tmpl w:val="C83A1090"/>
    <w:lvl w:ilvl="0" w:tplc="B6EAA84A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A800B3"/>
    <w:multiLevelType w:val="multilevel"/>
    <w:tmpl w:val="C578499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1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B542680"/>
    <w:multiLevelType w:val="multilevel"/>
    <w:tmpl w:val="77A6A402"/>
    <w:lvl w:ilvl="0">
      <w:start w:val="1"/>
      <w:numFmt w:val="decimal"/>
      <w:lvlText w:val="%1."/>
      <w:lvlJc w:val="left"/>
      <w:pPr>
        <w:tabs>
          <w:tab w:val="num" w:pos="662"/>
        </w:tabs>
        <w:ind w:left="0" w:firstLine="0"/>
      </w:pPr>
      <w:rPr>
        <w:rFonts w:hint="default"/>
      </w:rPr>
    </w:lvl>
    <w:lvl w:ilvl="1">
      <w:start w:val="1"/>
      <w:numFmt w:val="decimal"/>
      <w:pStyle w:val="Subsection"/>
      <w:lvlText w:val="%1.%2"/>
      <w:lvlJc w:val="left"/>
      <w:pPr>
        <w:tabs>
          <w:tab w:val="num" w:pos="662"/>
        </w:tabs>
        <w:ind w:left="0" w:firstLine="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CD143A1"/>
    <w:multiLevelType w:val="hybridMultilevel"/>
    <w:tmpl w:val="2BCA5618"/>
    <w:lvl w:ilvl="0" w:tplc="B08468F4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3AA7A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E49E14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CE6AB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21AF7A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6DEAC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9C1E91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D960C6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93D6141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697EA5"/>
    <w:multiLevelType w:val="multilevel"/>
    <w:tmpl w:val="28F6DB42"/>
    <w:lvl w:ilvl="0">
      <w:start w:val="1"/>
      <w:numFmt w:val="decimal"/>
      <w:pStyle w:val="sectionstart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9CB1958"/>
    <w:multiLevelType w:val="multilevel"/>
    <w:tmpl w:val="C6FC5C24"/>
    <w:lvl w:ilvl="0">
      <w:start w:val="1"/>
      <w:numFmt w:val="decimal"/>
      <w:lvlText w:val="%1.0"/>
      <w:lvlJc w:val="left"/>
      <w:pPr>
        <w:tabs>
          <w:tab w:val="num" w:pos="72"/>
        </w:tabs>
        <w:ind w:left="72" w:hanging="72"/>
      </w:pPr>
      <w:rPr>
        <w:rFonts w:hint="default"/>
        <w:caps w:val="0"/>
        <w:strike w:val="0"/>
        <w:dstrike w:val="0"/>
        <w:vanish w:val="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800"/>
        </w:tabs>
        <w:ind w:left="720" w:firstLine="0"/>
      </w:pPr>
      <w:rPr>
        <w:rFonts w:hint="default" w:ascii="Times New Roman" w:hAnsi="Times New Roman" w:cs="Times New Roman"/>
        <w:b/>
        <w:i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475A7ACE"/>
    <w:multiLevelType w:val="hybridMultilevel"/>
    <w:tmpl w:val="64A6944A"/>
    <w:lvl w:ilvl="0" w:tplc="6AA22804">
      <w:start w:val="1"/>
      <w:numFmt w:val="bullet"/>
      <w:pStyle w:val="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B900CCF"/>
    <w:multiLevelType w:val="hybridMultilevel"/>
    <w:tmpl w:val="344E0846"/>
    <w:lvl w:ilvl="0" w:tplc="4FF0FC64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D3870B0"/>
    <w:multiLevelType w:val="multilevel"/>
    <w:tmpl w:val="8CE81D32"/>
    <w:styleLink w:val="bulletblu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b/>
        <w:caps w:val="0"/>
        <w:strike w:val="0"/>
        <w:dstrike w:val="0"/>
        <w:vanish w:val="0"/>
        <w:color w:val="003399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A162AD6"/>
    <w:multiLevelType w:val="hybridMultilevel"/>
    <w:tmpl w:val="C93444EC"/>
    <w:lvl w:ilvl="0" w:tplc="B868DD38">
      <w:start w:val="1"/>
      <w:numFmt w:val="bullet"/>
      <w:pStyle w:val="Bulletsingle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aps w:val="0"/>
        <w:strike w:val="0"/>
        <w:dstrike w:val="0"/>
        <w:vanish w:val="0"/>
        <w:color w:val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7DC921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B76048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9C6BE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CB8AC3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1A664E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0C2C5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67AF7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CF8FB3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3776C0B"/>
    <w:multiLevelType w:val="multilevel"/>
    <w:tmpl w:val="F894EF26"/>
    <w:styleLink w:val="bulletBlue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/>
        <w:color w:val="003399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B8A2A90"/>
    <w:multiLevelType w:val="hybridMultilevel"/>
    <w:tmpl w:val="5A668610"/>
    <w:lvl w:ilvl="0" w:tplc="D1D803AE">
      <w:start w:val="1"/>
      <w:numFmt w:val="bullet"/>
      <w:pStyle w:val="Bulletleaf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78805A0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C138112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EE5010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571677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AF18BF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BA0836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3A2AB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9B3A7E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14"/>
  </w:num>
  <w:num w:numId="2">
    <w:abstractNumId w:val="12"/>
  </w:num>
  <w:num w:numId="3">
    <w:abstractNumId w:val="1"/>
  </w:num>
  <w:num w:numId="4">
    <w:abstractNumId w:val="2"/>
  </w:num>
  <w:num w:numId="5">
    <w:abstractNumId w:val="15"/>
  </w:num>
  <w:num w:numId="6">
    <w:abstractNumId w:val="8"/>
  </w:num>
  <w:num w:numId="7">
    <w:abstractNumId w:val="6"/>
  </w:num>
  <w:num w:numId="8">
    <w:abstractNumId w:val="9"/>
  </w:num>
  <w:num w:numId="9">
    <w:abstractNumId w:val="5"/>
  </w:num>
  <w:num w:numId="10">
    <w:abstractNumId w:val="7"/>
  </w:num>
  <w:num w:numId="11">
    <w:abstractNumId w:val="13"/>
  </w:num>
  <w:num w:numId="12">
    <w:abstractNumId w:val="10"/>
  </w:num>
  <w:num w:numId="13">
    <w:abstractNumId w:val="0"/>
  </w:num>
  <w:num w:numId="14">
    <w:abstractNumId w:val="11"/>
  </w:num>
  <w:num w:numId="15">
    <w:abstractNumId w:val="4"/>
  </w:num>
  <w:num w:numId="16">
    <w:abstractNumId w:val="3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AnnaClaire Marley">
    <w15:presenceInfo w15:providerId="AD" w15:userId="S::AnnaClaire.Marley@erg.com::1e72ca85-f0f4-44bd-a7af-c291334df291"/>
  </w15:person>
  <w15:person w15:author="Sargon de Jesus">
    <w15:presenceInfo w15:providerId="None" w15:userId="Sargon de Jesus"/>
  </w15:person>
  <w15:person w15:author="Chris Lamie">
    <w15:presenceInfo w15:providerId="None" w15:userId="Chris Lamie"/>
  </w15:person>
  <w15:person w15:author="Matthew Mitchell">
    <w15:presenceInfo w15:providerId="None" w15:userId="Matthew Mitchell"/>
  </w15:person>
  <w15:person w15:author="William Morgan">
    <w15:presenceInfo w15:providerId="None" w15:userId="William Morgan"/>
  </w15:person>
  <w15:person w15:author="William Morgan [2]">
    <w15:presenceInfo w15:providerId="AD" w15:userId="S-1-5-21-772653363-1706447627-576915096-1933"/>
  </w15:person>
  <w15:person w15:author="Kolian.Michael_epa.gov#EXT#@erg.com">
    <w15:presenceInfo w15:providerId="AD" w15:userId="S::kolian.michael_epa.gov#ext#@erg.com::03a27eb0-5d72-41df-9a9a-2ddfb19d27ef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proofState w:spelling="clean" w:grammar="dirty"/>
  <w:trackRevisions w:val="true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723B"/>
    <w:rsid w:val="0000067A"/>
    <w:rsid w:val="00001219"/>
    <w:rsid w:val="00001638"/>
    <w:rsid w:val="00001CF5"/>
    <w:rsid w:val="00001F62"/>
    <w:rsid w:val="00002806"/>
    <w:rsid w:val="00002B78"/>
    <w:rsid w:val="00002C2B"/>
    <w:rsid w:val="00004072"/>
    <w:rsid w:val="0000483E"/>
    <w:rsid w:val="0000586C"/>
    <w:rsid w:val="00006166"/>
    <w:rsid w:val="00007438"/>
    <w:rsid w:val="00010005"/>
    <w:rsid w:val="00010C8E"/>
    <w:rsid w:val="0001253D"/>
    <w:rsid w:val="00012CC4"/>
    <w:rsid w:val="00012FB3"/>
    <w:rsid w:val="0001314A"/>
    <w:rsid w:val="00013678"/>
    <w:rsid w:val="00013B15"/>
    <w:rsid w:val="0001419D"/>
    <w:rsid w:val="0001441D"/>
    <w:rsid w:val="00014BE3"/>
    <w:rsid w:val="000155BC"/>
    <w:rsid w:val="00015E66"/>
    <w:rsid w:val="000163CF"/>
    <w:rsid w:val="0001698C"/>
    <w:rsid w:val="00017D01"/>
    <w:rsid w:val="00020CAA"/>
    <w:rsid w:val="0002331E"/>
    <w:rsid w:val="0002374A"/>
    <w:rsid w:val="000239B8"/>
    <w:rsid w:val="00023D79"/>
    <w:rsid w:val="00024241"/>
    <w:rsid w:val="00024839"/>
    <w:rsid w:val="00024E05"/>
    <w:rsid w:val="00026987"/>
    <w:rsid w:val="00027009"/>
    <w:rsid w:val="00030300"/>
    <w:rsid w:val="00030856"/>
    <w:rsid w:val="00030C34"/>
    <w:rsid w:val="000316C3"/>
    <w:rsid w:val="00031A9A"/>
    <w:rsid w:val="000326F0"/>
    <w:rsid w:val="00032925"/>
    <w:rsid w:val="000330CD"/>
    <w:rsid w:val="00033E91"/>
    <w:rsid w:val="00034E73"/>
    <w:rsid w:val="000358FD"/>
    <w:rsid w:val="00035979"/>
    <w:rsid w:val="00035ABC"/>
    <w:rsid w:val="00035AD0"/>
    <w:rsid w:val="00037767"/>
    <w:rsid w:val="00040065"/>
    <w:rsid w:val="0004060B"/>
    <w:rsid w:val="000408E2"/>
    <w:rsid w:val="000409C5"/>
    <w:rsid w:val="00041B6C"/>
    <w:rsid w:val="000421FA"/>
    <w:rsid w:val="000434FC"/>
    <w:rsid w:val="00044D2F"/>
    <w:rsid w:val="00045D05"/>
    <w:rsid w:val="00046516"/>
    <w:rsid w:val="00046609"/>
    <w:rsid w:val="00046C64"/>
    <w:rsid w:val="00047840"/>
    <w:rsid w:val="00047869"/>
    <w:rsid w:val="000479DF"/>
    <w:rsid w:val="00047E8C"/>
    <w:rsid w:val="00047EA0"/>
    <w:rsid w:val="00050B59"/>
    <w:rsid w:val="00050D57"/>
    <w:rsid w:val="00050F7A"/>
    <w:rsid w:val="000516F1"/>
    <w:rsid w:val="0005238C"/>
    <w:rsid w:val="00052E89"/>
    <w:rsid w:val="00053128"/>
    <w:rsid w:val="00053FB9"/>
    <w:rsid w:val="00054FCE"/>
    <w:rsid w:val="000551DA"/>
    <w:rsid w:val="0005520E"/>
    <w:rsid w:val="000557EB"/>
    <w:rsid w:val="000560BD"/>
    <w:rsid w:val="00056A7D"/>
    <w:rsid w:val="00056DA4"/>
    <w:rsid w:val="00057548"/>
    <w:rsid w:val="000579B3"/>
    <w:rsid w:val="000601B1"/>
    <w:rsid w:val="00060B5B"/>
    <w:rsid w:val="00061120"/>
    <w:rsid w:val="0006145E"/>
    <w:rsid w:val="00061F9B"/>
    <w:rsid w:val="00062236"/>
    <w:rsid w:val="00063B63"/>
    <w:rsid w:val="000644C5"/>
    <w:rsid w:val="0006467C"/>
    <w:rsid w:val="000655D1"/>
    <w:rsid w:val="000658AB"/>
    <w:rsid w:val="0006651B"/>
    <w:rsid w:val="00067973"/>
    <w:rsid w:val="00070F7F"/>
    <w:rsid w:val="0007130A"/>
    <w:rsid w:val="00071834"/>
    <w:rsid w:val="00071A6C"/>
    <w:rsid w:val="000721A9"/>
    <w:rsid w:val="0007340A"/>
    <w:rsid w:val="0007348C"/>
    <w:rsid w:val="00073CA9"/>
    <w:rsid w:val="000741CB"/>
    <w:rsid w:val="000745EE"/>
    <w:rsid w:val="00074602"/>
    <w:rsid w:val="000751AA"/>
    <w:rsid w:val="00075C45"/>
    <w:rsid w:val="00075DE7"/>
    <w:rsid w:val="00076B40"/>
    <w:rsid w:val="000800E6"/>
    <w:rsid w:val="00081129"/>
    <w:rsid w:val="000817B0"/>
    <w:rsid w:val="000819B5"/>
    <w:rsid w:val="00081CFB"/>
    <w:rsid w:val="00081F00"/>
    <w:rsid w:val="00082298"/>
    <w:rsid w:val="000822EA"/>
    <w:rsid w:val="00083D6E"/>
    <w:rsid w:val="00085E2B"/>
    <w:rsid w:val="00090EC4"/>
    <w:rsid w:val="000923B0"/>
    <w:rsid w:val="00092E45"/>
    <w:rsid w:val="00092E9C"/>
    <w:rsid w:val="0009393A"/>
    <w:rsid w:val="000944C1"/>
    <w:rsid w:val="0009601A"/>
    <w:rsid w:val="00096A8D"/>
    <w:rsid w:val="00096B0A"/>
    <w:rsid w:val="000975E9"/>
    <w:rsid w:val="00097B4B"/>
    <w:rsid w:val="000A06C3"/>
    <w:rsid w:val="000A0A40"/>
    <w:rsid w:val="000A1AA4"/>
    <w:rsid w:val="000A1C2B"/>
    <w:rsid w:val="000A1C4B"/>
    <w:rsid w:val="000A1FEA"/>
    <w:rsid w:val="000A21AB"/>
    <w:rsid w:val="000A224C"/>
    <w:rsid w:val="000A264D"/>
    <w:rsid w:val="000A28B0"/>
    <w:rsid w:val="000A2ABA"/>
    <w:rsid w:val="000A3063"/>
    <w:rsid w:val="000A388A"/>
    <w:rsid w:val="000A4469"/>
    <w:rsid w:val="000A569E"/>
    <w:rsid w:val="000A6DE5"/>
    <w:rsid w:val="000A6F30"/>
    <w:rsid w:val="000A78D4"/>
    <w:rsid w:val="000B02EB"/>
    <w:rsid w:val="000B03AC"/>
    <w:rsid w:val="000B181C"/>
    <w:rsid w:val="000B18BD"/>
    <w:rsid w:val="000B1AB5"/>
    <w:rsid w:val="000B2103"/>
    <w:rsid w:val="000B2918"/>
    <w:rsid w:val="000B3340"/>
    <w:rsid w:val="000B3E11"/>
    <w:rsid w:val="000B43B9"/>
    <w:rsid w:val="000B4600"/>
    <w:rsid w:val="000B4AAC"/>
    <w:rsid w:val="000B4ADA"/>
    <w:rsid w:val="000B4FA1"/>
    <w:rsid w:val="000B6909"/>
    <w:rsid w:val="000B6E55"/>
    <w:rsid w:val="000B71AB"/>
    <w:rsid w:val="000C0203"/>
    <w:rsid w:val="000C186B"/>
    <w:rsid w:val="000C22A9"/>
    <w:rsid w:val="000C252E"/>
    <w:rsid w:val="000C263E"/>
    <w:rsid w:val="000C2E47"/>
    <w:rsid w:val="000C44E8"/>
    <w:rsid w:val="000C5BD0"/>
    <w:rsid w:val="000C754F"/>
    <w:rsid w:val="000D06D9"/>
    <w:rsid w:val="000D0AFA"/>
    <w:rsid w:val="000D0BD2"/>
    <w:rsid w:val="000D0C36"/>
    <w:rsid w:val="000D1D82"/>
    <w:rsid w:val="000D23E9"/>
    <w:rsid w:val="000D2B8A"/>
    <w:rsid w:val="000D3213"/>
    <w:rsid w:val="000D3C28"/>
    <w:rsid w:val="000D4016"/>
    <w:rsid w:val="000D4859"/>
    <w:rsid w:val="000D4B6A"/>
    <w:rsid w:val="000D59E9"/>
    <w:rsid w:val="000D6C1E"/>
    <w:rsid w:val="000D70CD"/>
    <w:rsid w:val="000D7578"/>
    <w:rsid w:val="000D7E17"/>
    <w:rsid w:val="000E01AC"/>
    <w:rsid w:val="000E1E4F"/>
    <w:rsid w:val="000E2837"/>
    <w:rsid w:val="000E29C1"/>
    <w:rsid w:val="000E2A28"/>
    <w:rsid w:val="000E32B3"/>
    <w:rsid w:val="000E369D"/>
    <w:rsid w:val="000E3897"/>
    <w:rsid w:val="000E5369"/>
    <w:rsid w:val="000E6429"/>
    <w:rsid w:val="000E6F07"/>
    <w:rsid w:val="000E70FD"/>
    <w:rsid w:val="000E750B"/>
    <w:rsid w:val="000E7EE9"/>
    <w:rsid w:val="000F0F67"/>
    <w:rsid w:val="000F0FB4"/>
    <w:rsid w:val="000F12F3"/>
    <w:rsid w:val="000F16F9"/>
    <w:rsid w:val="000F1E52"/>
    <w:rsid w:val="000F23F6"/>
    <w:rsid w:val="000F2BC2"/>
    <w:rsid w:val="000F4208"/>
    <w:rsid w:val="000F52C9"/>
    <w:rsid w:val="000F5E43"/>
    <w:rsid w:val="000F66FB"/>
    <w:rsid w:val="000F6CFA"/>
    <w:rsid w:val="000F739D"/>
    <w:rsid w:val="00100998"/>
    <w:rsid w:val="001012DB"/>
    <w:rsid w:val="001017A6"/>
    <w:rsid w:val="00102562"/>
    <w:rsid w:val="00102FC5"/>
    <w:rsid w:val="001030F7"/>
    <w:rsid w:val="001034E3"/>
    <w:rsid w:val="0010454A"/>
    <w:rsid w:val="00104C0E"/>
    <w:rsid w:val="00104E32"/>
    <w:rsid w:val="00105A8D"/>
    <w:rsid w:val="00105C18"/>
    <w:rsid w:val="00105C4A"/>
    <w:rsid w:val="0010645A"/>
    <w:rsid w:val="00106595"/>
    <w:rsid w:val="00106617"/>
    <w:rsid w:val="001066B9"/>
    <w:rsid w:val="001067F5"/>
    <w:rsid w:val="00107F13"/>
    <w:rsid w:val="00110B24"/>
    <w:rsid w:val="0011100A"/>
    <w:rsid w:val="001111B3"/>
    <w:rsid w:val="00112041"/>
    <w:rsid w:val="0011215B"/>
    <w:rsid w:val="00112589"/>
    <w:rsid w:val="001125D0"/>
    <w:rsid w:val="00113426"/>
    <w:rsid w:val="001134AD"/>
    <w:rsid w:val="00113629"/>
    <w:rsid w:val="00113EF0"/>
    <w:rsid w:val="001144D5"/>
    <w:rsid w:val="00114534"/>
    <w:rsid w:val="001160E9"/>
    <w:rsid w:val="00116112"/>
    <w:rsid w:val="0011670A"/>
    <w:rsid w:val="00116C7E"/>
    <w:rsid w:val="00117C9B"/>
    <w:rsid w:val="0012024B"/>
    <w:rsid w:val="00120631"/>
    <w:rsid w:val="0012078F"/>
    <w:rsid w:val="00120D67"/>
    <w:rsid w:val="00120F73"/>
    <w:rsid w:val="00121138"/>
    <w:rsid w:val="00121DA3"/>
    <w:rsid w:val="00121EC5"/>
    <w:rsid w:val="00122BEF"/>
    <w:rsid w:val="00123DA6"/>
    <w:rsid w:val="00125777"/>
    <w:rsid w:val="001263DE"/>
    <w:rsid w:val="00126EAA"/>
    <w:rsid w:val="00127594"/>
    <w:rsid w:val="00127FFE"/>
    <w:rsid w:val="001302DE"/>
    <w:rsid w:val="001328A9"/>
    <w:rsid w:val="00133A41"/>
    <w:rsid w:val="00134DB5"/>
    <w:rsid w:val="001352BB"/>
    <w:rsid w:val="00135419"/>
    <w:rsid w:val="00136A6B"/>
    <w:rsid w:val="00136BA4"/>
    <w:rsid w:val="0013754D"/>
    <w:rsid w:val="0013770C"/>
    <w:rsid w:val="00137CD9"/>
    <w:rsid w:val="00137DEE"/>
    <w:rsid w:val="00140A53"/>
    <w:rsid w:val="00141167"/>
    <w:rsid w:val="00141548"/>
    <w:rsid w:val="00141BC5"/>
    <w:rsid w:val="00141CFE"/>
    <w:rsid w:val="0014328D"/>
    <w:rsid w:val="00143C85"/>
    <w:rsid w:val="00143D2B"/>
    <w:rsid w:val="00143F61"/>
    <w:rsid w:val="001440E4"/>
    <w:rsid w:val="001448DE"/>
    <w:rsid w:val="001449BE"/>
    <w:rsid w:val="00145481"/>
    <w:rsid w:val="0014560D"/>
    <w:rsid w:val="00145A0A"/>
    <w:rsid w:val="00145CB9"/>
    <w:rsid w:val="0014688C"/>
    <w:rsid w:val="001469AD"/>
    <w:rsid w:val="00146E8D"/>
    <w:rsid w:val="00147303"/>
    <w:rsid w:val="001475CA"/>
    <w:rsid w:val="00147BA7"/>
    <w:rsid w:val="00147EB9"/>
    <w:rsid w:val="0015159B"/>
    <w:rsid w:val="00152E49"/>
    <w:rsid w:val="00152EC8"/>
    <w:rsid w:val="00153377"/>
    <w:rsid w:val="001537DF"/>
    <w:rsid w:val="00153E98"/>
    <w:rsid w:val="00154509"/>
    <w:rsid w:val="0015454D"/>
    <w:rsid w:val="0015488D"/>
    <w:rsid w:val="00154EBA"/>
    <w:rsid w:val="00155BD3"/>
    <w:rsid w:val="00156002"/>
    <w:rsid w:val="00156378"/>
    <w:rsid w:val="0015791F"/>
    <w:rsid w:val="0016015E"/>
    <w:rsid w:val="00160208"/>
    <w:rsid w:val="00160E08"/>
    <w:rsid w:val="001612A1"/>
    <w:rsid w:val="0016188E"/>
    <w:rsid w:val="001647C4"/>
    <w:rsid w:val="00165594"/>
    <w:rsid w:val="001658C7"/>
    <w:rsid w:val="00165CA6"/>
    <w:rsid w:val="00165F83"/>
    <w:rsid w:val="001666B0"/>
    <w:rsid w:val="001668F7"/>
    <w:rsid w:val="0016724A"/>
    <w:rsid w:val="001673D0"/>
    <w:rsid w:val="00167E8A"/>
    <w:rsid w:val="0017029E"/>
    <w:rsid w:val="0017063A"/>
    <w:rsid w:val="00172A80"/>
    <w:rsid w:val="00172AB1"/>
    <w:rsid w:val="001730D6"/>
    <w:rsid w:val="0017312A"/>
    <w:rsid w:val="001735EE"/>
    <w:rsid w:val="0017409A"/>
    <w:rsid w:val="001753D2"/>
    <w:rsid w:val="00175AD3"/>
    <w:rsid w:val="00175C77"/>
    <w:rsid w:val="00176BE4"/>
    <w:rsid w:val="00177134"/>
    <w:rsid w:val="00177252"/>
    <w:rsid w:val="00177CB3"/>
    <w:rsid w:val="00177D8A"/>
    <w:rsid w:val="00180AB3"/>
    <w:rsid w:val="00181001"/>
    <w:rsid w:val="0018185B"/>
    <w:rsid w:val="00181BB3"/>
    <w:rsid w:val="00181E7C"/>
    <w:rsid w:val="00181ED0"/>
    <w:rsid w:val="0018250F"/>
    <w:rsid w:val="00182D13"/>
    <w:rsid w:val="00183710"/>
    <w:rsid w:val="00183AAF"/>
    <w:rsid w:val="00184647"/>
    <w:rsid w:val="00184663"/>
    <w:rsid w:val="00185E38"/>
    <w:rsid w:val="001860E9"/>
    <w:rsid w:val="001862AD"/>
    <w:rsid w:val="00186359"/>
    <w:rsid w:val="00186BEF"/>
    <w:rsid w:val="00186CF6"/>
    <w:rsid w:val="00190039"/>
    <w:rsid w:val="001901C7"/>
    <w:rsid w:val="00190F0C"/>
    <w:rsid w:val="0019143B"/>
    <w:rsid w:val="00192DCB"/>
    <w:rsid w:val="001934C4"/>
    <w:rsid w:val="00193A09"/>
    <w:rsid w:val="001942FB"/>
    <w:rsid w:val="0019489B"/>
    <w:rsid w:val="00194B05"/>
    <w:rsid w:val="00194B66"/>
    <w:rsid w:val="001960ED"/>
    <w:rsid w:val="001965CB"/>
    <w:rsid w:val="001A0451"/>
    <w:rsid w:val="001A2E23"/>
    <w:rsid w:val="001A4653"/>
    <w:rsid w:val="001A63A2"/>
    <w:rsid w:val="001A6E85"/>
    <w:rsid w:val="001A7305"/>
    <w:rsid w:val="001A739A"/>
    <w:rsid w:val="001A76CF"/>
    <w:rsid w:val="001B01FF"/>
    <w:rsid w:val="001B09FC"/>
    <w:rsid w:val="001B0D77"/>
    <w:rsid w:val="001B12FC"/>
    <w:rsid w:val="001B1613"/>
    <w:rsid w:val="001B1AE8"/>
    <w:rsid w:val="001B2EE6"/>
    <w:rsid w:val="001B3336"/>
    <w:rsid w:val="001B37A9"/>
    <w:rsid w:val="001B3F6B"/>
    <w:rsid w:val="001B4023"/>
    <w:rsid w:val="001B440E"/>
    <w:rsid w:val="001B46D3"/>
    <w:rsid w:val="001B5D25"/>
    <w:rsid w:val="001B64BA"/>
    <w:rsid w:val="001B6BB6"/>
    <w:rsid w:val="001B6C62"/>
    <w:rsid w:val="001B7148"/>
    <w:rsid w:val="001B79A2"/>
    <w:rsid w:val="001C0799"/>
    <w:rsid w:val="001C110A"/>
    <w:rsid w:val="001C2BC0"/>
    <w:rsid w:val="001C3957"/>
    <w:rsid w:val="001C51C8"/>
    <w:rsid w:val="001C5718"/>
    <w:rsid w:val="001C6BA8"/>
    <w:rsid w:val="001C6E1A"/>
    <w:rsid w:val="001C7401"/>
    <w:rsid w:val="001D0F8C"/>
    <w:rsid w:val="001D1F58"/>
    <w:rsid w:val="001D27C8"/>
    <w:rsid w:val="001D2B33"/>
    <w:rsid w:val="001D3454"/>
    <w:rsid w:val="001D5501"/>
    <w:rsid w:val="001D58F1"/>
    <w:rsid w:val="001D6337"/>
    <w:rsid w:val="001D63A7"/>
    <w:rsid w:val="001D6990"/>
    <w:rsid w:val="001D7127"/>
    <w:rsid w:val="001D7154"/>
    <w:rsid w:val="001D76CE"/>
    <w:rsid w:val="001D7D6A"/>
    <w:rsid w:val="001E0062"/>
    <w:rsid w:val="001E04F9"/>
    <w:rsid w:val="001E056B"/>
    <w:rsid w:val="001E29B2"/>
    <w:rsid w:val="001E2BE9"/>
    <w:rsid w:val="001E2DA2"/>
    <w:rsid w:val="001E3AB2"/>
    <w:rsid w:val="001E4801"/>
    <w:rsid w:val="001E4893"/>
    <w:rsid w:val="001E5035"/>
    <w:rsid w:val="001E735C"/>
    <w:rsid w:val="001E7A1D"/>
    <w:rsid w:val="001E7B90"/>
    <w:rsid w:val="001F0B26"/>
    <w:rsid w:val="001F1D0E"/>
    <w:rsid w:val="001F3B87"/>
    <w:rsid w:val="001F4449"/>
    <w:rsid w:val="001F5279"/>
    <w:rsid w:val="001F58C4"/>
    <w:rsid w:val="001F6D32"/>
    <w:rsid w:val="001F7398"/>
    <w:rsid w:val="001F75A9"/>
    <w:rsid w:val="001F7706"/>
    <w:rsid w:val="001F7A00"/>
    <w:rsid w:val="001F7EEE"/>
    <w:rsid w:val="00200D13"/>
    <w:rsid w:val="00200DD8"/>
    <w:rsid w:val="002015DE"/>
    <w:rsid w:val="002022E5"/>
    <w:rsid w:val="00202428"/>
    <w:rsid w:val="0020258E"/>
    <w:rsid w:val="00202E6D"/>
    <w:rsid w:val="00203957"/>
    <w:rsid w:val="00204AC2"/>
    <w:rsid w:val="00204BB5"/>
    <w:rsid w:val="00206281"/>
    <w:rsid w:val="002066A2"/>
    <w:rsid w:val="00206966"/>
    <w:rsid w:val="00206A41"/>
    <w:rsid w:val="002105D9"/>
    <w:rsid w:val="00210F6B"/>
    <w:rsid w:val="002114EE"/>
    <w:rsid w:val="0021187E"/>
    <w:rsid w:val="00211A5B"/>
    <w:rsid w:val="00212E74"/>
    <w:rsid w:val="00213177"/>
    <w:rsid w:val="002137C3"/>
    <w:rsid w:val="00214107"/>
    <w:rsid w:val="002141C0"/>
    <w:rsid w:val="00214791"/>
    <w:rsid w:val="002147FA"/>
    <w:rsid w:val="00214C7F"/>
    <w:rsid w:val="00214E88"/>
    <w:rsid w:val="0021523E"/>
    <w:rsid w:val="0021591C"/>
    <w:rsid w:val="00216A62"/>
    <w:rsid w:val="00217AC2"/>
    <w:rsid w:val="00220AB5"/>
    <w:rsid w:val="00221DD2"/>
    <w:rsid w:val="0022282B"/>
    <w:rsid w:val="00222D4C"/>
    <w:rsid w:val="00223771"/>
    <w:rsid w:val="0022425F"/>
    <w:rsid w:val="00224813"/>
    <w:rsid w:val="00224A46"/>
    <w:rsid w:val="00225064"/>
    <w:rsid w:val="00225D28"/>
    <w:rsid w:val="00226D0E"/>
    <w:rsid w:val="00227B35"/>
    <w:rsid w:val="002317CA"/>
    <w:rsid w:val="00232502"/>
    <w:rsid w:val="00232C18"/>
    <w:rsid w:val="002330F1"/>
    <w:rsid w:val="0023354E"/>
    <w:rsid w:val="00234316"/>
    <w:rsid w:val="002347EF"/>
    <w:rsid w:val="00235713"/>
    <w:rsid w:val="0023668C"/>
    <w:rsid w:val="00237AD3"/>
    <w:rsid w:val="00237BE7"/>
    <w:rsid w:val="00237F40"/>
    <w:rsid w:val="00240055"/>
    <w:rsid w:val="00240196"/>
    <w:rsid w:val="0024160E"/>
    <w:rsid w:val="002416DB"/>
    <w:rsid w:val="002418CD"/>
    <w:rsid w:val="00241B2E"/>
    <w:rsid w:val="00241FE0"/>
    <w:rsid w:val="00242B6E"/>
    <w:rsid w:val="00243253"/>
    <w:rsid w:val="00243844"/>
    <w:rsid w:val="00243A42"/>
    <w:rsid w:val="00244001"/>
    <w:rsid w:val="00244177"/>
    <w:rsid w:val="00244763"/>
    <w:rsid w:val="00244AC8"/>
    <w:rsid w:val="00245220"/>
    <w:rsid w:val="002455B4"/>
    <w:rsid w:val="002456AE"/>
    <w:rsid w:val="002457D9"/>
    <w:rsid w:val="00245AB5"/>
    <w:rsid w:val="00246C49"/>
    <w:rsid w:val="00246EE4"/>
    <w:rsid w:val="00247C9A"/>
    <w:rsid w:val="00251475"/>
    <w:rsid w:val="002520F9"/>
    <w:rsid w:val="00252B4B"/>
    <w:rsid w:val="00253D9A"/>
    <w:rsid w:val="00254250"/>
    <w:rsid w:val="00254628"/>
    <w:rsid w:val="00254A28"/>
    <w:rsid w:val="002550F2"/>
    <w:rsid w:val="0025624B"/>
    <w:rsid w:val="002566F5"/>
    <w:rsid w:val="00256A1F"/>
    <w:rsid w:val="00257225"/>
    <w:rsid w:val="0026198C"/>
    <w:rsid w:val="00261D82"/>
    <w:rsid w:val="0026238E"/>
    <w:rsid w:val="0026240E"/>
    <w:rsid w:val="00262C78"/>
    <w:rsid w:val="002635DE"/>
    <w:rsid w:val="00263657"/>
    <w:rsid w:val="002646DA"/>
    <w:rsid w:val="002647E4"/>
    <w:rsid w:val="00266C62"/>
    <w:rsid w:val="00266CF7"/>
    <w:rsid w:val="00270822"/>
    <w:rsid w:val="00270CA2"/>
    <w:rsid w:val="00272E7E"/>
    <w:rsid w:val="00273BB2"/>
    <w:rsid w:val="00274D39"/>
    <w:rsid w:val="002754F7"/>
    <w:rsid w:val="00275FF5"/>
    <w:rsid w:val="00276651"/>
    <w:rsid w:val="0027668D"/>
    <w:rsid w:val="002767AA"/>
    <w:rsid w:val="00276C7F"/>
    <w:rsid w:val="002771EF"/>
    <w:rsid w:val="00280510"/>
    <w:rsid w:val="00281AB0"/>
    <w:rsid w:val="00281FEC"/>
    <w:rsid w:val="0028212E"/>
    <w:rsid w:val="00282583"/>
    <w:rsid w:val="00282A10"/>
    <w:rsid w:val="00283029"/>
    <w:rsid w:val="002832AE"/>
    <w:rsid w:val="00283402"/>
    <w:rsid w:val="00283480"/>
    <w:rsid w:val="0028389E"/>
    <w:rsid w:val="00283B2F"/>
    <w:rsid w:val="002843BA"/>
    <w:rsid w:val="002844D7"/>
    <w:rsid w:val="00284AE0"/>
    <w:rsid w:val="002850C0"/>
    <w:rsid w:val="0028533B"/>
    <w:rsid w:val="00285560"/>
    <w:rsid w:val="00285945"/>
    <w:rsid w:val="00285CD2"/>
    <w:rsid w:val="00286E34"/>
    <w:rsid w:val="00286E6E"/>
    <w:rsid w:val="00287729"/>
    <w:rsid w:val="00287816"/>
    <w:rsid w:val="00287D41"/>
    <w:rsid w:val="00290387"/>
    <w:rsid w:val="002907AD"/>
    <w:rsid w:val="00290E95"/>
    <w:rsid w:val="002929D7"/>
    <w:rsid w:val="00293D62"/>
    <w:rsid w:val="0029429B"/>
    <w:rsid w:val="00294CD1"/>
    <w:rsid w:val="002959FE"/>
    <w:rsid w:val="00295F1D"/>
    <w:rsid w:val="002A01BE"/>
    <w:rsid w:val="002A193F"/>
    <w:rsid w:val="002A243A"/>
    <w:rsid w:val="002A2519"/>
    <w:rsid w:val="002A29C0"/>
    <w:rsid w:val="002A2E44"/>
    <w:rsid w:val="002A338E"/>
    <w:rsid w:val="002A33A8"/>
    <w:rsid w:val="002A37A9"/>
    <w:rsid w:val="002A4DFC"/>
    <w:rsid w:val="002A53BB"/>
    <w:rsid w:val="002A5414"/>
    <w:rsid w:val="002A57A4"/>
    <w:rsid w:val="002A5B25"/>
    <w:rsid w:val="002A675F"/>
    <w:rsid w:val="002A6A50"/>
    <w:rsid w:val="002A7085"/>
    <w:rsid w:val="002A7707"/>
    <w:rsid w:val="002A77E8"/>
    <w:rsid w:val="002A7AD6"/>
    <w:rsid w:val="002A7E77"/>
    <w:rsid w:val="002B0080"/>
    <w:rsid w:val="002B0121"/>
    <w:rsid w:val="002B07D7"/>
    <w:rsid w:val="002B0AFF"/>
    <w:rsid w:val="002B0B13"/>
    <w:rsid w:val="002B20B2"/>
    <w:rsid w:val="002B2443"/>
    <w:rsid w:val="002B2F93"/>
    <w:rsid w:val="002B38BA"/>
    <w:rsid w:val="002B421C"/>
    <w:rsid w:val="002B4E42"/>
    <w:rsid w:val="002B5073"/>
    <w:rsid w:val="002B50B3"/>
    <w:rsid w:val="002B5109"/>
    <w:rsid w:val="002B5603"/>
    <w:rsid w:val="002B5B8B"/>
    <w:rsid w:val="002B7447"/>
    <w:rsid w:val="002B75D7"/>
    <w:rsid w:val="002B7A87"/>
    <w:rsid w:val="002B7EF4"/>
    <w:rsid w:val="002C08D5"/>
    <w:rsid w:val="002C0F51"/>
    <w:rsid w:val="002C2808"/>
    <w:rsid w:val="002C293D"/>
    <w:rsid w:val="002C2D16"/>
    <w:rsid w:val="002C2F77"/>
    <w:rsid w:val="002C3274"/>
    <w:rsid w:val="002C33B7"/>
    <w:rsid w:val="002C3882"/>
    <w:rsid w:val="002C3C49"/>
    <w:rsid w:val="002C4861"/>
    <w:rsid w:val="002C4D93"/>
    <w:rsid w:val="002C508C"/>
    <w:rsid w:val="002C53F8"/>
    <w:rsid w:val="002C5CE8"/>
    <w:rsid w:val="002C629E"/>
    <w:rsid w:val="002C6CBB"/>
    <w:rsid w:val="002C6D1D"/>
    <w:rsid w:val="002C71FB"/>
    <w:rsid w:val="002D0797"/>
    <w:rsid w:val="002D1DBC"/>
    <w:rsid w:val="002D22BC"/>
    <w:rsid w:val="002D315E"/>
    <w:rsid w:val="002D3E4D"/>
    <w:rsid w:val="002D3E57"/>
    <w:rsid w:val="002D4807"/>
    <w:rsid w:val="002D5644"/>
    <w:rsid w:val="002D5A09"/>
    <w:rsid w:val="002D6980"/>
    <w:rsid w:val="002D6D92"/>
    <w:rsid w:val="002D7301"/>
    <w:rsid w:val="002E0703"/>
    <w:rsid w:val="002E09BD"/>
    <w:rsid w:val="002E0B44"/>
    <w:rsid w:val="002E1003"/>
    <w:rsid w:val="002E14E8"/>
    <w:rsid w:val="002E2576"/>
    <w:rsid w:val="002E43B9"/>
    <w:rsid w:val="002E4726"/>
    <w:rsid w:val="002E528E"/>
    <w:rsid w:val="002E60EB"/>
    <w:rsid w:val="002E6174"/>
    <w:rsid w:val="002F0921"/>
    <w:rsid w:val="002F0CD1"/>
    <w:rsid w:val="002F1789"/>
    <w:rsid w:val="002F296E"/>
    <w:rsid w:val="002F3A31"/>
    <w:rsid w:val="002F5893"/>
    <w:rsid w:val="002F5CC4"/>
    <w:rsid w:val="002F6282"/>
    <w:rsid w:val="002F68C9"/>
    <w:rsid w:val="002F72FE"/>
    <w:rsid w:val="002F74C4"/>
    <w:rsid w:val="002F7B00"/>
    <w:rsid w:val="00300154"/>
    <w:rsid w:val="00300451"/>
    <w:rsid w:val="00300682"/>
    <w:rsid w:val="00301A25"/>
    <w:rsid w:val="00301CC0"/>
    <w:rsid w:val="00302915"/>
    <w:rsid w:val="00303D41"/>
    <w:rsid w:val="00305ACF"/>
    <w:rsid w:val="00305B5B"/>
    <w:rsid w:val="003063D4"/>
    <w:rsid w:val="00306A15"/>
    <w:rsid w:val="003071BD"/>
    <w:rsid w:val="0031129B"/>
    <w:rsid w:val="003119A8"/>
    <w:rsid w:val="00312518"/>
    <w:rsid w:val="0031252B"/>
    <w:rsid w:val="003127B5"/>
    <w:rsid w:val="00312BAF"/>
    <w:rsid w:val="00313699"/>
    <w:rsid w:val="00314B71"/>
    <w:rsid w:val="00314BC3"/>
    <w:rsid w:val="00314BE4"/>
    <w:rsid w:val="00315316"/>
    <w:rsid w:val="00315909"/>
    <w:rsid w:val="003160BB"/>
    <w:rsid w:val="00316252"/>
    <w:rsid w:val="0031673B"/>
    <w:rsid w:val="00316FCC"/>
    <w:rsid w:val="00317220"/>
    <w:rsid w:val="00321991"/>
    <w:rsid w:val="00321C5C"/>
    <w:rsid w:val="0032226F"/>
    <w:rsid w:val="003222FA"/>
    <w:rsid w:val="00322B74"/>
    <w:rsid w:val="0032317D"/>
    <w:rsid w:val="00323525"/>
    <w:rsid w:val="003238A0"/>
    <w:rsid w:val="003239C2"/>
    <w:rsid w:val="00323B51"/>
    <w:rsid w:val="00323D2A"/>
    <w:rsid w:val="0032562D"/>
    <w:rsid w:val="00325699"/>
    <w:rsid w:val="003258BF"/>
    <w:rsid w:val="0032719A"/>
    <w:rsid w:val="0032731D"/>
    <w:rsid w:val="00327610"/>
    <w:rsid w:val="0033048F"/>
    <w:rsid w:val="003304BC"/>
    <w:rsid w:val="00330516"/>
    <w:rsid w:val="00330BC5"/>
    <w:rsid w:val="00331310"/>
    <w:rsid w:val="00331EAE"/>
    <w:rsid w:val="00332642"/>
    <w:rsid w:val="00332B39"/>
    <w:rsid w:val="00333FC6"/>
    <w:rsid w:val="0033426D"/>
    <w:rsid w:val="00334E4B"/>
    <w:rsid w:val="00336654"/>
    <w:rsid w:val="00336A49"/>
    <w:rsid w:val="00336B77"/>
    <w:rsid w:val="00337C53"/>
    <w:rsid w:val="003407AE"/>
    <w:rsid w:val="00341ECF"/>
    <w:rsid w:val="003426F0"/>
    <w:rsid w:val="00342C05"/>
    <w:rsid w:val="0034502C"/>
    <w:rsid w:val="00345830"/>
    <w:rsid w:val="00345CF7"/>
    <w:rsid w:val="00351560"/>
    <w:rsid w:val="00352096"/>
    <w:rsid w:val="0035222B"/>
    <w:rsid w:val="003531FC"/>
    <w:rsid w:val="003532B9"/>
    <w:rsid w:val="0035352D"/>
    <w:rsid w:val="00353863"/>
    <w:rsid w:val="00353B1A"/>
    <w:rsid w:val="00353C32"/>
    <w:rsid w:val="003553AC"/>
    <w:rsid w:val="0035597E"/>
    <w:rsid w:val="00356CF8"/>
    <w:rsid w:val="00357528"/>
    <w:rsid w:val="00357744"/>
    <w:rsid w:val="003603DE"/>
    <w:rsid w:val="00360820"/>
    <w:rsid w:val="00361213"/>
    <w:rsid w:val="00361395"/>
    <w:rsid w:val="00362017"/>
    <w:rsid w:val="00362B20"/>
    <w:rsid w:val="003634C1"/>
    <w:rsid w:val="003635B9"/>
    <w:rsid w:val="003657E7"/>
    <w:rsid w:val="003661A4"/>
    <w:rsid w:val="003667B8"/>
    <w:rsid w:val="00367C86"/>
    <w:rsid w:val="00367EC9"/>
    <w:rsid w:val="00370143"/>
    <w:rsid w:val="00370245"/>
    <w:rsid w:val="00370608"/>
    <w:rsid w:val="003711B2"/>
    <w:rsid w:val="00371C37"/>
    <w:rsid w:val="00373271"/>
    <w:rsid w:val="003746F2"/>
    <w:rsid w:val="00375598"/>
    <w:rsid w:val="003762AF"/>
    <w:rsid w:val="00376474"/>
    <w:rsid w:val="00377112"/>
    <w:rsid w:val="00377A90"/>
    <w:rsid w:val="00377D15"/>
    <w:rsid w:val="00380B62"/>
    <w:rsid w:val="00383EB4"/>
    <w:rsid w:val="003844F4"/>
    <w:rsid w:val="00384F96"/>
    <w:rsid w:val="00385127"/>
    <w:rsid w:val="003852BC"/>
    <w:rsid w:val="003857B2"/>
    <w:rsid w:val="00385A52"/>
    <w:rsid w:val="00385B53"/>
    <w:rsid w:val="00385D90"/>
    <w:rsid w:val="003862B1"/>
    <w:rsid w:val="003867A4"/>
    <w:rsid w:val="00387BF8"/>
    <w:rsid w:val="003917BD"/>
    <w:rsid w:val="00392DD3"/>
    <w:rsid w:val="00393109"/>
    <w:rsid w:val="003969F0"/>
    <w:rsid w:val="00397485"/>
    <w:rsid w:val="00397691"/>
    <w:rsid w:val="003977EA"/>
    <w:rsid w:val="003A1537"/>
    <w:rsid w:val="003A227C"/>
    <w:rsid w:val="003A2BCF"/>
    <w:rsid w:val="003A4660"/>
    <w:rsid w:val="003A4664"/>
    <w:rsid w:val="003A4678"/>
    <w:rsid w:val="003A525D"/>
    <w:rsid w:val="003A606A"/>
    <w:rsid w:val="003A66E7"/>
    <w:rsid w:val="003A6E6C"/>
    <w:rsid w:val="003A73E9"/>
    <w:rsid w:val="003A7536"/>
    <w:rsid w:val="003B06B8"/>
    <w:rsid w:val="003B09D3"/>
    <w:rsid w:val="003B1AC9"/>
    <w:rsid w:val="003B2031"/>
    <w:rsid w:val="003B2948"/>
    <w:rsid w:val="003B2D3F"/>
    <w:rsid w:val="003B3043"/>
    <w:rsid w:val="003B38B7"/>
    <w:rsid w:val="003B39FE"/>
    <w:rsid w:val="003B3A72"/>
    <w:rsid w:val="003B4043"/>
    <w:rsid w:val="003B4301"/>
    <w:rsid w:val="003B432F"/>
    <w:rsid w:val="003B4752"/>
    <w:rsid w:val="003B528A"/>
    <w:rsid w:val="003B5BFA"/>
    <w:rsid w:val="003B5EF2"/>
    <w:rsid w:val="003B65F2"/>
    <w:rsid w:val="003B6BD9"/>
    <w:rsid w:val="003B72D0"/>
    <w:rsid w:val="003B7B8D"/>
    <w:rsid w:val="003B7FFB"/>
    <w:rsid w:val="003C002D"/>
    <w:rsid w:val="003C11A0"/>
    <w:rsid w:val="003C1A1F"/>
    <w:rsid w:val="003C23B7"/>
    <w:rsid w:val="003C387C"/>
    <w:rsid w:val="003C3B3F"/>
    <w:rsid w:val="003C4158"/>
    <w:rsid w:val="003C58AC"/>
    <w:rsid w:val="003C6808"/>
    <w:rsid w:val="003C78D5"/>
    <w:rsid w:val="003D0A52"/>
    <w:rsid w:val="003D0AC0"/>
    <w:rsid w:val="003D11D9"/>
    <w:rsid w:val="003D2616"/>
    <w:rsid w:val="003D267F"/>
    <w:rsid w:val="003D2747"/>
    <w:rsid w:val="003D2AF8"/>
    <w:rsid w:val="003D2B53"/>
    <w:rsid w:val="003D2D8F"/>
    <w:rsid w:val="003D3223"/>
    <w:rsid w:val="003D4B39"/>
    <w:rsid w:val="003D5041"/>
    <w:rsid w:val="003D5134"/>
    <w:rsid w:val="003D55BF"/>
    <w:rsid w:val="003D6844"/>
    <w:rsid w:val="003D6C96"/>
    <w:rsid w:val="003D6F92"/>
    <w:rsid w:val="003E0E02"/>
    <w:rsid w:val="003E1299"/>
    <w:rsid w:val="003E17BB"/>
    <w:rsid w:val="003E237D"/>
    <w:rsid w:val="003E26D7"/>
    <w:rsid w:val="003E338D"/>
    <w:rsid w:val="003E3844"/>
    <w:rsid w:val="003E46AD"/>
    <w:rsid w:val="003E4EB7"/>
    <w:rsid w:val="003E5909"/>
    <w:rsid w:val="003E5A1C"/>
    <w:rsid w:val="003E5BDC"/>
    <w:rsid w:val="003E66CB"/>
    <w:rsid w:val="003E6973"/>
    <w:rsid w:val="003E69DA"/>
    <w:rsid w:val="003E7245"/>
    <w:rsid w:val="003E74B1"/>
    <w:rsid w:val="003F35D1"/>
    <w:rsid w:val="003F3988"/>
    <w:rsid w:val="003F4B16"/>
    <w:rsid w:val="003F6048"/>
    <w:rsid w:val="003F6501"/>
    <w:rsid w:val="003F6FD9"/>
    <w:rsid w:val="003F6FF5"/>
    <w:rsid w:val="003F75B3"/>
    <w:rsid w:val="00401625"/>
    <w:rsid w:val="00401B55"/>
    <w:rsid w:val="004023AB"/>
    <w:rsid w:val="004024F0"/>
    <w:rsid w:val="00402926"/>
    <w:rsid w:val="0040299E"/>
    <w:rsid w:val="00402F70"/>
    <w:rsid w:val="00403733"/>
    <w:rsid w:val="004040E0"/>
    <w:rsid w:val="00404642"/>
    <w:rsid w:val="00404830"/>
    <w:rsid w:val="0040581D"/>
    <w:rsid w:val="00405827"/>
    <w:rsid w:val="004060C6"/>
    <w:rsid w:val="004065C4"/>
    <w:rsid w:val="004073C0"/>
    <w:rsid w:val="004076DE"/>
    <w:rsid w:val="00407873"/>
    <w:rsid w:val="0041042E"/>
    <w:rsid w:val="00411C4F"/>
    <w:rsid w:val="00412824"/>
    <w:rsid w:val="00412C1D"/>
    <w:rsid w:val="00413F68"/>
    <w:rsid w:val="004141FC"/>
    <w:rsid w:val="004143A4"/>
    <w:rsid w:val="00414B84"/>
    <w:rsid w:val="0041533C"/>
    <w:rsid w:val="00416DAA"/>
    <w:rsid w:val="00416FD0"/>
    <w:rsid w:val="0041701C"/>
    <w:rsid w:val="00417399"/>
    <w:rsid w:val="004173B5"/>
    <w:rsid w:val="0041744B"/>
    <w:rsid w:val="00417633"/>
    <w:rsid w:val="00421A75"/>
    <w:rsid w:val="0042222C"/>
    <w:rsid w:val="0042231F"/>
    <w:rsid w:val="00422EC3"/>
    <w:rsid w:val="0042348D"/>
    <w:rsid w:val="004237DC"/>
    <w:rsid w:val="0042402D"/>
    <w:rsid w:val="0042410B"/>
    <w:rsid w:val="00424B7C"/>
    <w:rsid w:val="00425C62"/>
    <w:rsid w:val="00426700"/>
    <w:rsid w:val="00427499"/>
    <w:rsid w:val="00427690"/>
    <w:rsid w:val="00427B48"/>
    <w:rsid w:val="00430673"/>
    <w:rsid w:val="00430CD0"/>
    <w:rsid w:val="00430F99"/>
    <w:rsid w:val="00431123"/>
    <w:rsid w:val="004314C1"/>
    <w:rsid w:val="004327D9"/>
    <w:rsid w:val="004331DE"/>
    <w:rsid w:val="00433517"/>
    <w:rsid w:val="004337FE"/>
    <w:rsid w:val="0043436A"/>
    <w:rsid w:val="00434B6C"/>
    <w:rsid w:val="00435200"/>
    <w:rsid w:val="004353FB"/>
    <w:rsid w:val="0043560F"/>
    <w:rsid w:val="00435CB4"/>
    <w:rsid w:val="004369A0"/>
    <w:rsid w:val="00436AFE"/>
    <w:rsid w:val="00436E00"/>
    <w:rsid w:val="00436F68"/>
    <w:rsid w:val="0043708F"/>
    <w:rsid w:val="00437307"/>
    <w:rsid w:val="004408A7"/>
    <w:rsid w:val="00441664"/>
    <w:rsid w:val="00442825"/>
    <w:rsid w:val="004429EC"/>
    <w:rsid w:val="004433BF"/>
    <w:rsid w:val="00444C16"/>
    <w:rsid w:val="00445244"/>
    <w:rsid w:val="00445AEF"/>
    <w:rsid w:val="004472D7"/>
    <w:rsid w:val="00447699"/>
    <w:rsid w:val="00447A68"/>
    <w:rsid w:val="00447EFB"/>
    <w:rsid w:val="00447FF2"/>
    <w:rsid w:val="0045025B"/>
    <w:rsid w:val="004504BA"/>
    <w:rsid w:val="00451776"/>
    <w:rsid w:val="00453020"/>
    <w:rsid w:val="004534CA"/>
    <w:rsid w:val="0045405B"/>
    <w:rsid w:val="0045410F"/>
    <w:rsid w:val="0045477B"/>
    <w:rsid w:val="00455532"/>
    <w:rsid w:val="00455783"/>
    <w:rsid w:val="00456C5E"/>
    <w:rsid w:val="00457D06"/>
    <w:rsid w:val="00457E5A"/>
    <w:rsid w:val="00460D1A"/>
    <w:rsid w:val="00461CD1"/>
    <w:rsid w:val="00461F76"/>
    <w:rsid w:val="00463001"/>
    <w:rsid w:val="00463972"/>
    <w:rsid w:val="004657C9"/>
    <w:rsid w:val="00465F44"/>
    <w:rsid w:val="00466192"/>
    <w:rsid w:val="00470AED"/>
    <w:rsid w:val="00471567"/>
    <w:rsid w:val="0047168B"/>
    <w:rsid w:val="00473876"/>
    <w:rsid w:val="004743E6"/>
    <w:rsid w:val="00474603"/>
    <w:rsid w:val="00475489"/>
    <w:rsid w:val="00475EE1"/>
    <w:rsid w:val="00476309"/>
    <w:rsid w:val="0047637F"/>
    <w:rsid w:val="00476692"/>
    <w:rsid w:val="00476967"/>
    <w:rsid w:val="00476F24"/>
    <w:rsid w:val="0047706F"/>
    <w:rsid w:val="00477080"/>
    <w:rsid w:val="00477E0C"/>
    <w:rsid w:val="004802B4"/>
    <w:rsid w:val="004824E1"/>
    <w:rsid w:val="0048288A"/>
    <w:rsid w:val="00483525"/>
    <w:rsid w:val="00483F11"/>
    <w:rsid w:val="004841B2"/>
    <w:rsid w:val="00484DF7"/>
    <w:rsid w:val="00485ECF"/>
    <w:rsid w:val="004862EE"/>
    <w:rsid w:val="00486A8A"/>
    <w:rsid w:val="00486C86"/>
    <w:rsid w:val="004872C5"/>
    <w:rsid w:val="004873B3"/>
    <w:rsid w:val="004902C2"/>
    <w:rsid w:val="00491206"/>
    <w:rsid w:val="004912A1"/>
    <w:rsid w:val="00491FB8"/>
    <w:rsid w:val="0049242A"/>
    <w:rsid w:val="004926CE"/>
    <w:rsid w:val="00492A97"/>
    <w:rsid w:val="00492CBD"/>
    <w:rsid w:val="00492F67"/>
    <w:rsid w:val="00493DC1"/>
    <w:rsid w:val="0049420D"/>
    <w:rsid w:val="004945A7"/>
    <w:rsid w:val="00494E6E"/>
    <w:rsid w:val="00495C2B"/>
    <w:rsid w:val="00496029"/>
    <w:rsid w:val="004975BD"/>
    <w:rsid w:val="004977D6"/>
    <w:rsid w:val="00497960"/>
    <w:rsid w:val="004A064C"/>
    <w:rsid w:val="004A1DC0"/>
    <w:rsid w:val="004A2379"/>
    <w:rsid w:val="004A2B30"/>
    <w:rsid w:val="004A346B"/>
    <w:rsid w:val="004A466D"/>
    <w:rsid w:val="004A5275"/>
    <w:rsid w:val="004A5A26"/>
    <w:rsid w:val="004A5B38"/>
    <w:rsid w:val="004A64E1"/>
    <w:rsid w:val="004A6A11"/>
    <w:rsid w:val="004A6F9E"/>
    <w:rsid w:val="004B01CA"/>
    <w:rsid w:val="004B027E"/>
    <w:rsid w:val="004B0E66"/>
    <w:rsid w:val="004B2BED"/>
    <w:rsid w:val="004B2D2A"/>
    <w:rsid w:val="004B35E9"/>
    <w:rsid w:val="004B3D3C"/>
    <w:rsid w:val="004B4337"/>
    <w:rsid w:val="004B46D3"/>
    <w:rsid w:val="004B4990"/>
    <w:rsid w:val="004B52BD"/>
    <w:rsid w:val="004B7061"/>
    <w:rsid w:val="004C00CA"/>
    <w:rsid w:val="004C058C"/>
    <w:rsid w:val="004C0F96"/>
    <w:rsid w:val="004C105E"/>
    <w:rsid w:val="004C24BA"/>
    <w:rsid w:val="004C2E76"/>
    <w:rsid w:val="004C304A"/>
    <w:rsid w:val="004C3750"/>
    <w:rsid w:val="004C6CCD"/>
    <w:rsid w:val="004C719C"/>
    <w:rsid w:val="004C7807"/>
    <w:rsid w:val="004C7939"/>
    <w:rsid w:val="004C7D5D"/>
    <w:rsid w:val="004D04FD"/>
    <w:rsid w:val="004D1511"/>
    <w:rsid w:val="004D160F"/>
    <w:rsid w:val="004D18B5"/>
    <w:rsid w:val="004D1B04"/>
    <w:rsid w:val="004D4A02"/>
    <w:rsid w:val="004D6332"/>
    <w:rsid w:val="004D724A"/>
    <w:rsid w:val="004D7563"/>
    <w:rsid w:val="004D782B"/>
    <w:rsid w:val="004D7D4B"/>
    <w:rsid w:val="004E028E"/>
    <w:rsid w:val="004E0943"/>
    <w:rsid w:val="004E1295"/>
    <w:rsid w:val="004E1308"/>
    <w:rsid w:val="004E2695"/>
    <w:rsid w:val="004E3AE1"/>
    <w:rsid w:val="004E403F"/>
    <w:rsid w:val="004E47DD"/>
    <w:rsid w:val="004E4ADA"/>
    <w:rsid w:val="004E4BE0"/>
    <w:rsid w:val="004E4F41"/>
    <w:rsid w:val="004E6516"/>
    <w:rsid w:val="004E6B84"/>
    <w:rsid w:val="004E727D"/>
    <w:rsid w:val="004E780B"/>
    <w:rsid w:val="004E7972"/>
    <w:rsid w:val="004E7AB6"/>
    <w:rsid w:val="004E7E8A"/>
    <w:rsid w:val="004F0D2F"/>
    <w:rsid w:val="004F2897"/>
    <w:rsid w:val="004F2B47"/>
    <w:rsid w:val="004F4186"/>
    <w:rsid w:val="004F533A"/>
    <w:rsid w:val="004F5505"/>
    <w:rsid w:val="004F68E6"/>
    <w:rsid w:val="004F6FDE"/>
    <w:rsid w:val="004F6FE6"/>
    <w:rsid w:val="004F7A16"/>
    <w:rsid w:val="004F7E82"/>
    <w:rsid w:val="004F7F9D"/>
    <w:rsid w:val="005005DE"/>
    <w:rsid w:val="00501472"/>
    <w:rsid w:val="00502E30"/>
    <w:rsid w:val="00503345"/>
    <w:rsid w:val="0050356B"/>
    <w:rsid w:val="00503707"/>
    <w:rsid w:val="00503A28"/>
    <w:rsid w:val="00503A58"/>
    <w:rsid w:val="00505C88"/>
    <w:rsid w:val="00505FFE"/>
    <w:rsid w:val="005063F4"/>
    <w:rsid w:val="005069A8"/>
    <w:rsid w:val="00507AC3"/>
    <w:rsid w:val="00507D67"/>
    <w:rsid w:val="00510AA9"/>
    <w:rsid w:val="00511EF3"/>
    <w:rsid w:val="00512421"/>
    <w:rsid w:val="00514007"/>
    <w:rsid w:val="0051436F"/>
    <w:rsid w:val="005143BA"/>
    <w:rsid w:val="00514654"/>
    <w:rsid w:val="00514A24"/>
    <w:rsid w:val="00514C6F"/>
    <w:rsid w:val="00515B20"/>
    <w:rsid w:val="00515EDA"/>
    <w:rsid w:val="00516F19"/>
    <w:rsid w:val="00517172"/>
    <w:rsid w:val="00517BAC"/>
    <w:rsid w:val="00521766"/>
    <w:rsid w:val="00521AEE"/>
    <w:rsid w:val="00522DE3"/>
    <w:rsid w:val="00523688"/>
    <w:rsid w:val="00523C36"/>
    <w:rsid w:val="0052478C"/>
    <w:rsid w:val="0052537B"/>
    <w:rsid w:val="00525668"/>
    <w:rsid w:val="00525B80"/>
    <w:rsid w:val="00525B8D"/>
    <w:rsid w:val="00525C91"/>
    <w:rsid w:val="00525D45"/>
    <w:rsid w:val="00525FE9"/>
    <w:rsid w:val="0052614A"/>
    <w:rsid w:val="00526BB9"/>
    <w:rsid w:val="00527532"/>
    <w:rsid w:val="00527B2B"/>
    <w:rsid w:val="0053025C"/>
    <w:rsid w:val="00530311"/>
    <w:rsid w:val="00530880"/>
    <w:rsid w:val="00530E7C"/>
    <w:rsid w:val="005313C5"/>
    <w:rsid w:val="005316F5"/>
    <w:rsid w:val="0053176B"/>
    <w:rsid w:val="00532543"/>
    <w:rsid w:val="00533653"/>
    <w:rsid w:val="00533B85"/>
    <w:rsid w:val="00533DAB"/>
    <w:rsid w:val="00533F4E"/>
    <w:rsid w:val="005348CA"/>
    <w:rsid w:val="00534E46"/>
    <w:rsid w:val="00535E80"/>
    <w:rsid w:val="005362CC"/>
    <w:rsid w:val="005369B2"/>
    <w:rsid w:val="005370B0"/>
    <w:rsid w:val="0053723B"/>
    <w:rsid w:val="005374D8"/>
    <w:rsid w:val="005376B1"/>
    <w:rsid w:val="00540033"/>
    <w:rsid w:val="005401EA"/>
    <w:rsid w:val="00540328"/>
    <w:rsid w:val="00540696"/>
    <w:rsid w:val="00540DA3"/>
    <w:rsid w:val="005419DE"/>
    <w:rsid w:val="00541DF1"/>
    <w:rsid w:val="005420D8"/>
    <w:rsid w:val="00542AB1"/>
    <w:rsid w:val="00542C16"/>
    <w:rsid w:val="0054350F"/>
    <w:rsid w:val="00544B1E"/>
    <w:rsid w:val="00544D30"/>
    <w:rsid w:val="00545DB6"/>
    <w:rsid w:val="0054608A"/>
    <w:rsid w:val="0054686B"/>
    <w:rsid w:val="00546DF7"/>
    <w:rsid w:val="005472AD"/>
    <w:rsid w:val="005506C4"/>
    <w:rsid w:val="005510D1"/>
    <w:rsid w:val="00551120"/>
    <w:rsid w:val="00552345"/>
    <w:rsid w:val="00552667"/>
    <w:rsid w:val="005528A3"/>
    <w:rsid w:val="00553AA5"/>
    <w:rsid w:val="00553C5C"/>
    <w:rsid w:val="00554AD8"/>
    <w:rsid w:val="0055559E"/>
    <w:rsid w:val="00555CE4"/>
    <w:rsid w:val="005564B5"/>
    <w:rsid w:val="005568F9"/>
    <w:rsid w:val="005617EF"/>
    <w:rsid w:val="00562ABA"/>
    <w:rsid w:val="00562ACD"/>
    <w:rsid w:val="00563867"/>
    <w:rsid w:val="00565248"/>
    <w:rsid w:val="005652F3"/>
    <w:rsid w:val="0056539F"/>
    <w:rsid w:val="0056544D"/>
    <w:rsid w:val="00565E28"/>
    <w:rsid w:val="005669DC"/>
    <w:rsid w:val="0056745E"/>
    <w:rsid w:val="00567CE3"/>
    <w:rsid w:val="00567D74"/>
    <w:rsid w:val="005700A4"/>
    <w:rsid w:val="005702CF"/>
    <w:rsid w:val="005712CF"/>
    <w:rsid w:val="00571A88"/>
    <w:rsid w:val="00571FEF"/>
    <w:rsid w:val="00572062"/>
    <w:rsid w:val="00572558"/>
    <w:rsid w:val="005726CD"/>
    <w:rsid w:val="005727B6"/>
    <w:rsid w:val="00573103"/>
    <w:rsid w:val="005732BC"/>
    <w:rsid w:val="005733AD"/>
    <w:rsid w:val="00573DE9"/>
    <w:rsid w:val="00573F09"/>
    <w:rsid w:val="0057435A"/>
    <w:rsid w:val="00574842"/>
    <w:rsid w:val="005749CA"/>
    <w:rsid w:val="00574C60"/>
    <w:rsid w:val="00575B43"/>
    <w:rsid w:val="00575F57"/>
    <w:rsid w:val="005762E9"/>
    <w:rsid w:val="00577A23"/>
    <w:rsid w:val="00577A82"/>
    <w:rsid w:val="005802DC"/>
    <w:rsid w:val="005802FD"/>
    <w:rsid w:val="005819AB"/>
    <w:rsid w:val="00584426"/>
    <w:rsid w:val="00584C22"/>
    <w:rsid w:val="005854A3"/>
    <w:rsid w:val="005855AD"/>
    <w:rsid w:val="00585837"/>
    <w:rsid w:val="0058590F"/>
    <w:rsid w:val="00586939"/>
    <w:rsid w:val="00590853"/>
    <w:rsid w:val="00590F64"/>
    <w:rsid w:val="00591095"/>
    <w:rsid w:val="00591FA5"/>
    <w:rsid w:val="00592AE8"/>
    <w:rsid w:val="00592BCC"/>
    <w:rsid w:val="0059326A"/>
    <w:rsid w:val="0059354A"/>
    <w:rsid w:val="00595BD5"/>
    <w:rsid w:val="00596380"/>
    <w:rsid w:val="0059652F"/>
    <w:rsid w:val="00596763"/>
    <w:rsid w:val="00597B63"/>
    <w:rsid w:val="00597D3E"/>
    <w:rsid w:val="00597DB1"/>
    <w:rsid w:val="005A0275"/>
    <w:rsid w:val="005A17BA"/>
    <w:rsid w:val="005A1936"/>
    <w:rsid w:val="005A1AD4"/>
    <w:rsid w:val="005A1CFA"/>
    <w:rsid w:val="005A2005"/>
    <w:rsid w:val="005A2675"/>
    <w:rsid w:val="005A2F7D"/>
    <w:rsid w:val="005A41F4"/>
    <w:rsid w:val="005A4842"/>
    <w:rsid w:val="005A4B9C"/>
    <w:rsid w:val="005A516D"/>
    <w:rsid w:val="005A5693"/>
    <w:rsid w:val="005A6171"/>
    <w:rsid w:val="005A6234"/>
    <w:rsid w:val="005A62DA"/>
    <w:rsid w:val="005A633E"/>
    <w:rsid w:val="005A660F"/>
    <w:rsid w:val="005A6843"/>
    <w:rsid w:val="005A6A42"/>
    <w:rsid w:val="005A6B3D"/>
    <w:rsid w:val="005B04BB"/>
    <w:rsid w:val="005B0B14"/>
    <w:rsid w:val="005B10D0"/>
    <w:rsid w:val="005B159A"/>
    <w:rsid w:val="005B19E8"/>
    <w:rsid w:val="005B1A4E"/>
    <w:rsid w:val="005B234B"/>
    <w:rsid w:val="005B2AEC"/>
    <w:rsid w:val="005B355A"/>
    <w:rsid w:val="005B4104"/>
    <w:rsid w:val="005B49F5"/>
    <w:rsid w:val="005B4AF1"/>
    <w:rsid w:val="005B5000"/>
    <w:rsid w:val="005B551E"/>
    <w:rsid w:val="005B560D"/>
    <w:rsid w:val="005B6BA7"/>
    <w:rsid w:val="005B6C00"/>
    <w:rsid w:val="005B6F9B"/>
    <w:rsid w:val="005B79ED"/>
    <w:rsid w:val="005C00D4"/>
    <w:rsid w:val="005C0DEC"/>
    <w:rsid w:val="005C18C7"/>
    <w:rsid w:val="005C19C9"/>
    <w:rsid w:val="005C289E"/>
    <w:rsid w:val="005C36F2"/>
    <w:rsid w:val="005C4862"/>
    <w:rsid w:val="005C4D65"/>
    <w:rsid w:val="005C5C83"/>
    <w:rsid w:val="005C6A62"/>
    <w:rsid w:val="005C76DA"/>
    <w:rsid w:val="005D0212"/>
    <w:rsid w:val="005D1482"/>
    <w:rsid w:val="005D2588"/>
    <w:rsid w:val="005D272E"/>
    <w:rsid w:val="005D3677"/>
    <w:rsid w:val="005D38D7"/>
    <w:rsid w:val="005D3EDC"/>
    <w:rsid w:val="005D5BE8"/>
    <w:rsid w:val="005D5F27"/>
    <w:rsid w:val="005D5FF7"/>
    <w:rsid w:val="005D60EE"/>
    <w:rsid w:val="005D655A"/>
    <w:rsid w:val="005D69C0"/>
    <w:rsid w:val="005D734C"/>
    <w:rsid w:val="005D7A22"/>
    <w:rsid w:val="005E0276"/>
    <w:rsid w:val="005E0D8D"/>
    <w:rsid w:val="005E12A1"/>
    <w:rsid w:val="005E1B75"/>
    <w:rsid w:val="005E242E"/>
    <w:rsid w:val="005E2F41"/>
    <w:rsid w:val="005E3745"/>
    <w:rsid w:val="005E45FE"/>
    <w:rsid w:val="005E47D5"/>
    <w:rsid w:val="005E5F22"/>
    <w:rsid w:val="005E671F"/>
    <w:rsid w:val="005E6AEC"/>
    <w:rsid w:val="005E7122"/>
    <w:rsid w:val="005E73F6"/>
    <w:rsid w:val="005E753C"/>
    <w:rsid w:val="005E7A2B"/>
    <w:rsid w:val="005F1480"/>
    <w:rsid w:val="005F2298"/>
    <w:rsid w:val="005F316D"/>
    <w:rsid w:val="005F3723"/>
    <w:rsid w:val="005F4AAA"/>
    <w:rsid w:val="005F54A5"/>
    <w:rsid w:val="005F6E9B"/>
    <w:rsid w:val="005F79FC"/>
    <w:rsid w:val="00601596"/>
    <w:rsid w:val="00602E2D"/>
    <w:rsid w:val="006033CB"/>
    <w:rsid w:val="00603573"/>
    <w:rsid w:val="00603644"/>
    <w:rsid w:val="00603684"/>
    <w:rsid w:val="0060476B"/>
    <w:rsid w:val="00605012"/>
    <w:rsid w:val="00605353"/>
    <w:rsid w:val="006062A0"/>
    <w:rsid w:val="006068C1"/>
    <w:rsid w:val="00606C24"/>
    <w:rsid w:val="00607139"/>
    <w:rsid w:val="00607B6D"/>
    <w:rsid w:val="00610AF4"/>
    <w:rsid w:val="00610C20"/>
    <w:rsid w:val="00610DCD"/>
    <w:rsid w:val="00610FC4"/>
    <w:rsid w:val="006117EB"/>
    <w:rsid w:val="006122C2"/>
    <w:rsid w:val="00612787"/>
    <w:rsid w:val="00612DF3"/>
    <w:rsid w:val="00613518"/>
    <w:rsid w:val="00613E97"/>
    <w:rsid w:val="00614464"/>
    <w:rsid w:val="006149F8"/>
    <w:rsid w:val="00615155"/>
    <w:rsid w:val="0061590B"/>
    <w:rsid w:val="00615B4C"/>
    <w:rsid w:val="00615F50"/>
    <w:rsid w:val="006166B4"/>
    <w:rsid w:val="00616B6F"/>
    <w:rsid w:val="00617879"/>
    <w:rsid w:val="00617C56"/>
    <w:rsid w:val="00620A81"/>
    <w:rsid w:val="00620D57"/>
    <w:rsid w:val="00620F1F"/>
    <w:rsid w:val="0062209E"/>
    <w:rsid w:val="006234A3"/>
    <w:rsid w:val="00623FB2"/>
    <w:rsid w:val="0062481A"/>
    <w:rsid w:val="00624D6F"/>
    <w:rsid w:val="0062673F"/>
    <w:rsid w:val="00626843"/>
    <w:rsid w:val="00626981"/>
    <w:rsid w:val="006269FB"/>
    <w:rsid w:val="00626E24"/>
    <w:rsid w:val="00630893"/>
    <w:rsid w:val="00630DD3"/>
    <w:rsid w:val="006315D9"/>
    <w:rsid w:val="00631C8A"/>
    <w:rsid w:val="006324BD"/>
    <w:rsid w:val="0063266E"/>
    <w:rsid w:val="00632972"/>
    <w:rsid w:val="006334CC"/>
    <w:rsid w:val="006337D7"/>
    <w:rsid w:val="0063390F"/>
    <w:rsid w:val="00634640"/>
    <w:rsid w:val="00634F07"/>
    <w:rsid w:val="0063510A"/>
    <w:rsid w:val="006352EA"/>
    <w:rsid w:val="0063567C"/>
    <w:rsid w:val="00635700"/>
    <w:rsid w:val="00635840"/>
    <w:rsid w:val="006359CE"/>
    <w:rsid w:val="006360BB"/>
    <w:rsid w:val="00636877"/>
    <w:rsid w:val="006371FD"/>
    <w:rsid w:val="00637644"/>
    <w:rsid w:val="006403FB"/>
    <w:rsid w:val="0064057B"/>
    <w:rsid w:val="006424A9"/>
    <w:rsid w:val="00642508"/>
    <w:rsid w:val="00642954"/>
    <w:rsid w:val="00642CFA"/>
    <w:rsid w:val="00642DDE"/>
    <w:rsid w:val="006434D8"/>
    <w:rsid w:val="00643904"/>
    <w:rsid w:val="006442EB"/>
    <w:rsid w:val="006456F7"/>
    <w:rsid w:val="00645947"/>
    <w:rsid w:val="00645FB4"/>
    <w:rsid w:val="00646422"/>
    <w:rsid w:val="00646E31"/>
    <w:rsid w:val="00647242"/>
    <w:rsid w:val="006478F7"/>
    <w:rsid w:val="00647CCB"/>
    <w:rsid w:val="00647EB9"/>
    <w:rsid w:val="00650658"/>
    <w:rsid w:val="00650D5A"/>
    <w:rsid w:val="006517CA"/>
    <w:rsid w:val="00652460"/>
    <w:rsid w:val="00652D81"/>
    <w:rsid w:val="006543A4"/>
    <w:rsid w:val="00655B0C"/>
    <w:rsid w:val="00655DA0"/>
    <w:rsid w:val="00655DE5"/>
    <w:rsid w:val="00656621"/>
    <w:rsid w:val="00657E79"/>
    <w:rsid w:val="006606B1"/>
    <w:rsid w:val="00660922"/>
    <w:rsid w:val="00661745"/>
    <w:rsid w:val="00661DB5"/>
    <w:rsid w:val="00661E2C"/>
    <w:rsid w:val="0066233B"/>
    <w:rsid w:val="006625EE"/>
    <w:rsid w:val="006632DF"/>
    <w:rsid w:val="006633E5"/>
    <w:rsid w:val="00664478"/>
    <w:rsid w:val="00664D6F"/>
    <w:rsid w:val="006652BD"/>
    <w:rsid w:val="006655FD"/>
    <w:rsid w:val="00666A40"/>
    <w:rsid w:val="00670731"/>
    <w:rsid w:val="006713D6"/>
    <w:rsid w:val="0067190B"/>
    <w:rsid w:val="0067232F"/>
    <w:rsid w:val="0067259A"/>
    <w:rsid w:val="00672726"/>
    <w:rsid w:val="0067284C"/>
    <w:rsid w:val="0067329B"/>
    <w:rsid w:val="00673E7F"/>
    <w:rsid w:val="00677981"/>
    <w:rsid w:val="00680069"/>
    <w:rsid w:val="00680386"/>
    <w:rsid w:val="006805BE"/>
    <w:rsid w:val="00682220"/>
    <w:rsid w:val="006822A6"/>
    <w:rsid w:val="006824B7"/>
    <w:rsid w:val="006826B6"/>
    <w:rsid w:val="006828C8"/>
    <w:rsid w:val="00684F9C"/>
    <w:rsid w:val="00685C89"/>
    <w:rsid w:val="00686AA5"/>
    <w:rsid w:val="00686E6C"/>
    <w:rsid w:val="0068740A"/>
    <w:rsid w:val="006878D7"/>
    <w:rsid w:val="00687AAC"/>
    <w:rsid w:val="00687E0A"/>
    <w:rsid w:val="00690B06"/>
    <w:rsid w:val="006915F9"/>
    <w:rsid w:val="00692192"/>
    <w:rsid w:val="006924CA"/>
    <w:rsid w:val="00693085"/>
    <w:rsid w:val="00693110"/>
    <w:rsid w:val="0069334C"/>
    <w:rsid w:val="006940EA"/>
    <w:rsid w:val="0069459D"/>
    <w:rsid w:val="00695308"/>
    <w:rsid w:val="0069622C"/>
    <w:rsid w:val="00696AF3"/>
    <w:rsid w:val="0069705B"/>
    <w:rsid w:val="00697A59"/>
    <w:rsid w:val="006A01CB"/>
    <w:rsid w:val="006A0A45"/>
    <w:rsid w:val="006A1378"/>
    <w:rsid w:val="006A2281"/>
    <w:rsid w:val="006A305F"/>
    <w:rsid w:val="006A3C95"/>
    <w:rsid w:val="006A41B3"/>
    <w:rsid w:val="006A4495"/>
    <w:rsid w:val="006A4B92"/>
    <w:rsid w:val="006A4EBF"/>
    <w:rsid w:val="006A647A"/>
    <w:rsid w:val="006A7DEC"/>
    <w:rsid w:val="006A7E44"/>
    <w:rsid w:val="006B13B6"/>
    <w:rsid w:val="006B1944"/>
    <w:rsid w:val="006B2B04"/>
    <w:rsid w:val="006B2BE7"/>
    <w:rsid w:val="006B4786"/>
    <w:rsid w:val="006B4DDD"/>
    <w:rsid w:val="006B5A5D"/>
    <w:rsid w:val="006B6DF1"/>
    <w:rsid w:val="006B6EC8"/>
    <w:rsid w:val="006B79A2"/>
    <w:rsid w:val="006C0EC9"/>
    <w:rsid w:val="006C0FBF"/>
    <w:rsid w:val="006C1A5C"/>
    <w:rsid w:val="006C1E87"/>
    <w:rsid w:val="006C2F34"/>
    <w:rsid w:val="006C5F88"/>
    <w:rsid w:val="006C61E3"/>
    <w:rsid w:val="006C65CC"/>
    <w:rsid w:val="006D10D0"/>
    <w:rsid w:val="006D1A87"/>
    <w:rsid w:val="006D3AA7"/>
    <w:rsid w:val="006D3BF1"/>
    <w:rsid w:val="006D5E62"/>
    <w:rsid w:val="006D60D0"/>
    <w:rsid w:val="006D7246"/>
    <w:rsid w:val="006D75FD"/>
    <w:rsid w:val="006D7694"/>
    <w:rsid w:val="006D7945"/>
    <w:rsid w:val="006D7B0A"/>
    <w:rsid w:val="006E01B6"/>
    <w:rsid w:val="006E0F55"/>
    <w:rsid w:val="006E2FED"/>
    <w:rsid w:val="006E3950"/>
    <w:rsid w:val="006E3E10"/>
    <w:rsid w:val="006E465D"/>
    <w:rsid w:val="006E4E46"/>
    <w:rsid w:val="006E4FCB"/>
    <w:rsid w:val="006E6175"/>
    <w:rsid w:val="006E7B9A"/>
    <w:rsid w:val="006F1284"/>
    <w:rsid w:val="006F27DE"/>
    <w:rsid w:val="006F40E8"/>
    <w:rsid w:val="006F4128"/>
    <w:rsid w:val="006F4CCC"/>
    <w:rsid w:val="006F5BDE"/>
    <w:rsid w:val="006F5E72"/>
    <w:rsid w:val="006F7808"/>
    <w:rsid w:val="006F7D05"/>
    <w:rsid w:val="006F7D36"/>
    <w:rsid w:val="00700010"/>
    <w:rsid w:val="007007BB"/>
    <w:rsid w:val="0070080C"/>
    <w:rsid w:val="007012EC"/>
    <w:rsid w:val="00701B17"/>
    <w:rsid w:val="0070203F"/>
    <w:rsid w:val="007051F8"/>
    <w:rsid w:val="007063B2"/>
    <w:rsid w:val="00706A95"/>
    <w:rsid w:val="0071097D"/>
    <w:rsid w:val="00710A09"/>
    <w:rsid w:val="00710B67"/>
    <w:rsid w:val="00711D09"/>
    <w:rsid w:val="0071203D"/>
    <w:rsid w:val="007128BD"/>
    <w:rsid w:val="007139EA"/>
    <w:rsid w:val="00714DE8"/>
    <w:rsid w:val="007155E0"/>
    <w:rsid w:val="00715CB5"/>
    <w:rsid w:val="007160C4"/>
    <w:rsid w:val="00716825"/>
    <w:rsid w:val="00717811"/>
    <w:rsid w:val="007207C4"/>
    <w:rsid w:val="00720973"/>
    <w:rsid w:val="0072098E"/>
    <w:rsid w:val="007210D0"/>
    <w:rsid w:val="0072180E"/>
    <w:rsid w:val="007219D3"/>
    <w:rsid w:val="00721EE9"/>
    <w:rsid w:val="00722F0D"/>
    <w:rsid w:val="007244E7"/>
    <w:rsid w:val="007279F7"/>
    <w:rsid w:val="00727A3E"/>
    <w:rsid w:val="00727B23"/>
    <w:rsid w:val="00730A1B"/>
    <w:rsid w:val="00732115"/>
    <w:rsid w:val="0073306D"/>
    <w:rsid w:val="00733358"/>
    <w:rsid w:val="00733D71"/>
    <w:rsid w:val="00733F20"/>
    <w:rsid w:val="00734195"/>
    <w:rsid w:val="007341F1"/>
    <w:rsid w:val="00734BB1"/>
    <w:rsid w:val="00736A1E"/>
    <w:rsid w:val="0073705E"/>
    <w:rsid w:val="00737703"/>
    <w:rsid w:val="00737D1E"/>
    <w:rsid w:val="00737E62"/>
    <w:rsid w:val="00740C2B"/>
    <w:rsid w:val="007419F6"/>
    <w:rsid w:val="00741D99"/>
    <w:rsid w:val="007425C8"/>
    <w:rsid w:val="00742F83"/>
    <w:rsid w:val="007440D6"/>
    <w:rsid w:val="00744798"/>
    <w:rsid w:val="00744F23"/>
    <w:rsid w:val="00745270"/>
    <w:rsid w:val="00745302"/>
    <w:rsid w:val="0074533E"/>
    <w:rsid w:val="0074571F"/>
    <w:rsid w:val="00745A28"/>
    <w:rsid w:val="007462B4"/>
    <w:rsid w:val="00746993"/>
    <w:rsid w:val="00747850"/>
    <w:rsid w:val="00747E82"/>
    <w:rsid w:val="00747F4C"/>
    <w:rsid w:val="0075009A"/>
    <w:rsid w:val="007509F6"/>
    <w:rsid w:val="007516B6"/>
    <w:rsid w:val="00751AF2"/>
    <w:rsid w:val="007522D7"/>
    <w:rsid w:val="00752B15"/>
    <w:rsid w:val="007531B5"/>
    <w:rsid w:val="007534EB"/>
    <w:rsid w:val="00754B6C"/>
    <w:rsid w:val="00755366"/>
    <w:rsid w:val="00755654"/>
    <w:rsid w:val="00755DDF"/>
    <w:rsid w:val="0075649A"/>
    <w:rsid w:val="00756935"/>
    <w:rsid w:val="00756944"/>
    <w:rsid w:val="00757C8D"/>
    <w:rsid w:val="0076039D"/>
    <w:rsid w:val="00760618"/>
    <w:rsid w:val="00760929"/>
    <w:rsid w:val="00760DB8"/>
    <w:rsid w:val="00761CE1"/>
    <w:rsid w:val="00762611"/>
    <w:rsid w:val="00763465"/>
    <w:rsid w:val="00763732"/>
    <w:rsid w:val="00763D9A"/>
    <w:rsid w:val="007645D6"/>
    <w:rsid w:val="007646CA"/>
    <w:rsid w:val="007648C0"/>
    <w:rsid w:val="007656F7"/>
    <w:rsid w:val="00765A14"/>
    <w:rsid w:val="00765A97"/>
    <w:rsid w:val="00765F84"/>
    <w:rsid w:val="00767C0F"/>
    <w:rsid w:val="00770092"/>
    <w:rsid w:val="007707E1"/>
    <w:rsid w:val="007715D0"/>
    <w:rsid w:val="00771F0C"/>
    <w:rsid w:val="007725ED"/>
    <w:rsid w:val="007726A7"/>
    <w:rsid w:val="00772F76"/>
    <w:rsid w:val="00773729"/>
    <w:rsid w:val="00773BAD"/>
    <w:rsid w:val="00773E4B"/>
    <w:rsid w:val="00774B8D"/>
    <w:rsid w:val="00774F8C"/>
    <w:rsid w:val="007751A0"/>
    <w:rsid w:val="0077551F"/>
    <w:rsid w:val="00776EF5"/>
    <w:rsid w:val="00780F4A"/>
    <w:rsid w:val="00781AB9"/>
    <w:rsid w:val="00782512"/>
    <w:rsid w:val="00784489"/>
    <w:rsid w:val="00784523"/>
    <w:rsid w:val="00785718"/>
    <w:rsid w:val="00785A9A"/>
    <w:rsid w:val="00785B28"/>
    <w:rsid w:val="00786A67"/>
    <w:rsid w:val="00787414"/>
    <w:rsid w:val="0078792D"/>
    <w:rsid w:val="00790273"/>
    <w:rsid w:val="00792361"/>
    <w:rsid w:val="007929AB"/>
    <w:rsid w:val="00792B1D"/>
    <w:rsid w:val="00793B1D"/>
    <w:rsid w:val="00796822"/>
    <w:rsid w:val="0079727E"/>
    <w:rsid w:val="007972E8"/>
    <w:rsid w:val="00797432"/>
    <w:rsid w:val="007978C1"/>
    <w:rsid w:val="007A0494"/>
    <w:rsid w:val="007A0E5E"/>
    <w:rsid w:val="007A10C8"/>
    <w:rsid w:val="007A1325"/>
    <w:rsid w:val="007A3092"/>
    <w:rsid w:val="007A3B75"/>
    <w:rsid w:val="007A3F60"/>
    <w:rsid w:val="007A5598"/>
    <w:rsid w:val="007A5780"/>
    <w:rsid w:val="007A5829"/>
    <w:rsid w:val="007A58A5"/>
    <w:rsid w:val="007A5A2E"/>
    <w:rsid w:val="007A5ECB"/>
    <w:rsid w:val="007A6185"/>
    <w:rsid w:val="007A6DB7"/>
    <w:rsid w:val="007A7DE0"/>
    <w:rsid w:val="007B0058"/>
    <w:rsid w:val="007B0CFB"/>
    <w:rsid w:val="007B0E6A"/>
    <w:rsid w:val="007B2023"/>
    <w:rsid w:val="007B3D28"/>
    <w:rsid w:val="007B3D75"/>
    <w:rsid w:val="007B4EEC"/>
    <w:rsid w:val="007B6478"/>
    <w:rsid w:val="007B6B9B"/>
    <w:rsid w:val="007B7014"/>
    <w:rsid w:val="007B714C"/>
    <w:rsid w:val="007B738D"/>
    <w:rsid w:val="007B75B0"/>
    <w:rsid w:val="007B7962"/>
    <w:rsid w:val="007B7DB3"/>
    <w:rsid w:val="007C14BB"/>
    <w:rsid w:val="007C1E06"/>
    <w:rsid w:val="007C200A"/>
    <w:rsid w:val="007C3431"/>
    <w:rsid w:val="007C4E2D"/>
    <w:rsid w:val="007C6750"/>
    <w:rsid w:val="007C6A00"/>
    <w:rsid w:val="007C6D3E"/>
    <w:rsid w:val="007C755C"/>
    <w:rsid w:val="007C7ABB"/>
    <w:rsid w:val="007C7C85"/>
    <w:rsid w:val="007D0777"/>
    <w:rsid w:val="007D0AED"/>
    <w:rsid w:val="007D1DFF"/>
    <w:rsid w:val="007D25B3"/>
    <w:rsid w:val="007D2DED"/>
    <w:rsid w:val="007D3684"/>
    <w:rsid w:val="007D3C4C"/>
    <w:rsid w:val="007D3C80"/>
    <w:rsid w:val="007D4888"/>
    <w:rsid w:val="007D5137"/>
    <w:rsid w:val="007D6C1A"/>
    <w:rsid w:val="007D6FFA"/>
    <w:rsid w:val="007D7DF7"/>
    <w:rsid w:val="007E09EB"/>
    <w:rsid w:val="007E2156"/>
    <w:rsid w:val="007E3226"/>
    <w:rsid w:val="007E3B33"/>
    <w:rsid w:val="007E3E35"/>
    <w:rsid w:val="007E569A"/>
    <w:rsid w:val="007E59B2"/>
    <w:rsid w:val="007E5F37"/>
    <w:rsid w:val="007E625A"/>
    <w:rsid w:val="007E6F7F"/>
    <w:rsid w:val="007E7242"/>
    <w:rsid w:val="007E74B0"/>
    <w:rsid w:val="007E7E85"/>
    <w:rsid w:val="007F0BDD"/>
    <w:rsid w:val="007F0C88"/>
    <w:rsid w:val="007F2287"/>
    <w:rsid w:val="007F28E6"/>
    <w:rsid w:val="007F2FE8"/>
    <w:rsid w:val="007F32BE"/>
    <w:rsid w:val="007F3676"/>
    <w:rsid w:val="007F4E28"/>
    <w:rsid w:val="007F5334"/>
    <w:rsid w:val="007F53B8"/>
    <w:rsid w:val="007F6A65"/>
    <w:rsid w:val="007F7D54"/>
    <w:rsid w:val="008001E4"/>
    <w:rsid w:val="00801F79"/>
    <w:rsid w:val="0080316D"/>
    <w:rsid w:val="00803781"/>
    <w:rsid w:val="008047FF"/>
    <w:rsid w:val="0080496A"/>
    <w:rsid w:val="00804989"/>
    <w:rsid w:val="0080589E"/>
    <w:rsid w:val="008068A9"/>
    <w:rsid w:val="00806EC2"/>
    <w:rsid w:val="00807471"/>
    <w:rsid w:val="0080749D"/>
    <w:rsid w:val="00807D38"/>
    <w:rsid w:val="00810294"/>
    <w:rsid w:val="00811DF5"/>
    <w:rsid w:val="00812606"/>
    <w:rsid w:val="008129E0"/>
    <w:rsid w:val="00813221"/>
    <w:rsid w:val="0081397D"/>
    <w:rsid w:val="00813A1A"/>
    <w:rsid w:val="00813CDC"/>
    <w:rsid w:val="00813E22"/>
    <w:rsid w:val="008145D1"/>
    <w:rsid w:val="008169DE"/>
    <w:rsid w:val="00816B27"/>
    <w:rsid w:val="00816C0E"/>
    <w:rsid w:val="00820FA5"/>
    <w:rsid w:val="0082183D"/>
    <w:rsid w:val="00821C2F"/>
    <w:rsid w:val="00821D54"/>
    <w:rsid w:val="00823091"/>
    <w:rsid w:val="008238B9"/>
    <w:rsid w:val="008239E9"/>
    <w:rsid w:val="00823D39"/>
    <w:rsid w:val="00824E96"/>
    <w:rsid w:val="00825E75"/>
    <w:rsid w:val="00826814"/>
    <w:rsid w:val="00826B08"/>
    <w:rsid w:val="00826B9B"/>
    <w:rsid w:val="008277FB"/>
    <w:rsid w:val="008302A5"/>
    <w:rsid w:val="00830E96"/>
    <w:rsid w:val="008311FE"/>
    <w:rsid w:val="008317F2"/>
    <w:rsid w:val="00832007"/>
    <w:rsid w:val="0083235F"/>
    <w:rsid w:val="008323AF"/>
    <w:rsid w:val="00832AAA"/>
    <w:rsid w:val="00832D7A"/>
    <w:rsid w:val="00832EAE"/>
    <w:rsid w:val="00833695"/>
    <w:rsid w:val="00834031"/>
    <w:rsid w:val="00834412"/>
    <w:rsid w:val="00834BBB"/>
    <w:rsid w:val="00834E44"/>
    <w:rsid w:val="00835174"/>
    <w:rsid w:val="008360FF"/>
    <w:rsid w:val="00836317"/>
    <w:rsid w:val="008364D4"/>
    <w:rsid w:val="00837776"/>
    <w:rsid w:val="008412E1"/>
    <w:rsid w:val="00841998"/>
    <w:rsid w:val="00841DE7"/>
    <w:rsid w:val="008436A7"/>
    <w:rsid w:val="00844818"/>
    <w:rsid w:val="00844A1A"/>
    <w:rsid w:val="008456A7"/>
    <w:rsid w:val="00845C7B"/>
    <w:rsid w:val="0084613C"/>
    <w:rsid w:val="00847EC7"/>
    <w:rsid w:val="00850626"/>
    <w:rsid w:val="0085094B"/>
    <w:rsid w:val="008516CD"/>
    <w:rsid w:val="008524B4"/>
    <w:rsid w:val="008526B6"/>
    <w:rsid w:val="00852792"/>
    <w:rsid w:val="008527D4"/>
    <w:rsid w:val="008538EE"/>
    <w:rsid w:val="008547E0"/>
    <w:rsid w:val="008548A4"/>
    <w:rsid w:val="00854B6C"/>
    <w:rsid w:val="0085576F"/>
    <w:rsid w:val="00856828"/>
    <w:rsid w:val="008574A4"/>
    <w:rsid w:val="008579C5"/>
    <w:rsid w:val="00857C2E"/>
    <w:rsid w:val="0086136D"/>
    <w:rsid w:val="0086208F"/>
    <w:rsid w:val="0086269D"/>
    <w:rsid w:val="008632C9"/>
    <w:rsid w:val="00863D29"/>
    <w:rsid w:val="00863DD3"/>
    <w:rsid w:val="00864A65"/>
    <w:rsid w:val="00865080"/>
    <w:rsid w:val="00865477"/>
    <w:rsid w:val="00865769"/>
    <w:rsid w:val="008661C6"/>
    <w:rsid w:val="008664AF"/>
    <w:rsid w:val="00866BC8"/>
    <w:rsid w:val="00866C93"/>
    <w:rsid w:val="008709BF"/>
    <w:rsid w:val="00870B4E"/>
    <w:rsid w:val="00870F2F"/>
    <w:rsid w:val="00871737"/>
    <w:rsid w:val="0087185C"/>
    <w:rsid w:val="00872A09"/>
    <w:rsid w:val="0087369D"/>
    <w:rsid w:val="008737D7"/>
    <w:rsid w:val="00873F10"/>
    <w:rsid w:val="0087421D"/>
    <w:rsid w:val="00875EBD"/>
    <w:rsid w:val="00876A29"/>
    <w:rsid w:val="0087774C"/>
    <w:rsid w:val="00877D7D"/>
    <w:rsid w:val="00881427"/>
    <w:rsid w:val="00881A4A"/>
    <w:rsid w:val="00882174"/>
    <w:rsid w:val="00882700"/>
    <w:rsid w:val="00882F02"/>
    <w:rsid w:val="00882FAE"/>
    <w:rsid w:val="00884691"/>
    <w:rsid w:val="0088473A"/>
    <w:rsid w:val="0088482F"/>
    <w:rsid w:val="00884ADF"/>
    <w:rsid w:val="00886CB8"/>
    <w:rsid w:val="00886EA7"/>
    <w:rsid w:val="00887E85"/>
    <w:rsid w:val="00891C45"/>
    <w:rsid w:val="00891F8E"/>
    <w:rsid w:val="008924CC"/>
    <w:rsid w:val="00892502"/>
    <w:rsid w:val="00893A71"/>
    <w:rsid w:val="00893E4E"/>
    <w:rsid w:val="0089410D"/>
    <w:rsid w:val="008944A2"/>
    <w:rsid w:val="00895D24"/>
    <w:rsid w:val="0089738B"/>
    <w:rsid w:val="00897471"/>
    <w:rsid w:val="008A05EA"/>
    <w:rsid w:val="008A143B"/>
    <w:rsid w:val="008A352B"/>
    <w:rsid w:val="008A3C5D"/>
    <w:rsid w:val="008A5AD9"/>
    <w:rsid w:val="008A6168"/>
    <w:rsid w:val="008A74C7"/>
    <w:rsid w:val="008A77D2"/>
    <w:rsid w:val="008A7CF4"/>
    <w:rsid w:val="008A7F53"/>
    <w:rsid w:val="008B0456"/>
    <w:rsid w:val="008B067E"/>
    <w:rsid w:val="008B0BCB"/>
    <w:rsid w:val="008B1876"/>
    <w:rsid w:val="008B22C5"/>
    <w:rsid w:val="008B25ED"/>
    <w:rsid w:val="008B34BB"/>
    <w:rsid w:val="008B4615"/>
    <w:rsid w:val="008B4CF7"/>
    <w:rsid w:val="008B513B"/>
    <w:rsid w:val="008B5147"/>
    <w:rsid w:val="008B5A69"/>
    <w:rsid w:val="008B714F"/>
    <w:rsid w:val="008B7E77"/>
    <w:rsid w:val="008B7F11"/>
    <w:rsid w:val="008C1B6B"/>
    <w:rsid w:val="008C28EC"/>
    <w:rsid w:val="008C3513"/>
    <w:rsid w:val="008C3D61"/>
    <w:rsid w:val="008C3D9F"/>
    <w:rsid w:val="008C3DE1"/>
    <w:rsid w:val="008C45D7"/>
    <w:rsid w:val="008C5018"/>
    <w:rsid w:val="008C577F"/>
    <w:rsid w:val="008C5E0F"/>
    <w:rsid w:val="008C609D"/>
    <w:rsid w:val="008C7A62"/>
    <w:rsid w:val="008D057A"/>
    <w:rsid w:val="008D0E6E"/>
    <w:rsid w:val="008D1BF4"/>
    <w:rsid w:val="008D1EE4"/>
    <w:rsid w:val="008D2288"/>
    <w:rsid w:val="008D256B"/>
    <w:rsid w:val="008D273E"/>
    <w:rsid w:val="008D27C5"/>
    <w:rsid w:val="008D31F9"/>
    <w:rsid w:val="008D3AC4"/>
    <w:rsid w:val="008D41C2"/>
    <w:rsid w:val="008D4BD5"/>
    <w:rsid w:val="008D5300"/>
    <w:rsid w:val="008D5C69"/>
    <w:rsid w:val="008D6E9A"/>
    <w:rsid w:val="008D6EA0"/>
    <w:rsid w:val="008D7B7E"/>
    <w:rsid w:val="008D7E47"/>
    <w:rsid w:val="008E0695"/>
    <w:rsid w:val="008E16F0"/>
    <w:rsid w:val="008E1BC1"/>
    <w:rsid w:val="008E20B3"/>
    <w:rsid w:val="008E2B4E"/>
    <w:rsid w:val="008E3312"/>
    <w:rsid w:val="008E339A"/>
    <w:rsid w:val="008E3955"/>
    <w:rsid w:val="008E3A3C"/>
    <w:rsid w:val="008E4936"/>
    <w:rsid w:val="008E755B"/>
    <w:rsid w:val="008E77FA"/>
    <w:rsid w:val="008E7988"/>
    <w:rsid w:val="008E7A9C"/>
    <w:rsid w:val="008E7FB5"/>
    <w:rsid w:val="008F00C4"/>
    <w:rsid w:val="008F1C5E"/>
    <w:rsid w:val="008F2054"/>
    <w:rsid w:val="008F2223"/>
    <w:rsid w:val="008F2C79"/>
    <w:rsid w:val="008F312A"/>
    <w:rsid w:val="008F40C0"/>
    <w:rsid w:val="008F4B92"/>
    <w:rsid w:val="008F54EC"/>
    <w:rsid w:val="008F62E4"/>
    <w:rsid w:val="008F6B90"/>
    <w:rsid w:val="008F741B"/>
    <w:rsid w:val="008F7674"/>
    <w:rsid w:val="009000C8"/>
    <w:rsid w:val="009009C5"/>
    <w:rsid w:val="0090135E"/>
    <w:rsid w:val="00904951"/>
    <w:rsid w:val="00906039"/>
    <w:rsid w:val="00906652"/>
    <w:rsid w:val="00907438"/>
    <w:rsid w:val="0091087E"/>
    <w:rsid w:val="009108A4"/>
    <w:rsid w:val="0091231D"/>
    <w:rsid w:val="009125BD"/>
    <w:rsid w:val="00912955"/>
    <w:rsid w:val="00912ABC"/>
    <w:rsid w:val="0091422A"/>
    <w:rsid w:val="00914965"/>
    <w:rsid w:val="009149B9"/>
    <w:rsid w:val="00914C3A"/>
    <w:rsid w:val="0091555A"/>
    <w:rsid w:val="00915E17"/>
    <w:rsid w:val="009160DE"/>
    <w:rsid w:val="00916CD1"/>
    <w:rsid w:val="0091715E"/>
    <w:rsid w:val="00917BEE"/>
    <w:rsid w:val="009206C2"/>
    <w:rsid w:val="009208AB"/>
    <w:rsid w:val="009215CE"/>
    <w:rsid w:val="0092219F"/>
    <w:rsid w:val="0092226F"/>
    <w:rsid w:val="00922494"/>
    <w:rsid w:val="00923DFF"/>
    <w:rsid w:val="009245CE"/>
    <w:rsid w:val="00924D54"/>
    <w:rsid w:val="00924F10"/>
    <w:rsid w:val="009256AC"/>
    <w:rsid w:val="009265EB"/>
    <w:rsid w:val="00926E89"/>
    <w:rsid w:val="009302C0"/>
    <w:rsid w:val="00931087"/>
    <w:rsid w:val="0093176C"/>
    <w:rsid w:val="00932398"/>
    <w:rsid w:val="0093322D"/>
    <w:rsid w:val="00933640"/>
    <w:rsid w:val="00933EA0"/>
    <w:rsid w:val="0093471E"/>
    <w:rsid w:val="00937744"/>
    <w:rsid w:val="00940092"/>
    <w:rsid w:val="00941C5E"/>
    <w:rsid w:val="00942AC2"/>
    <w:rsid w:val="00942B47"/>
    <w:rsid w:val="009434D7"/>
    <w:rsid w:val="0094432F"/>
    <w:rsid w:val="00944E76"/>
    <w:rsid w:val="009452D7"/>
    <w:rsid w:val="0094633A"/>
    <w:rsid w:val="00946CE9"/>
    <w:rsid w:val="00946D0B"/>
    <w:rsid w:val="00946D94"/>
    <w:rsid w:val="00947128"/>
    <w:rsid w:val="00947513"/>
    <w:rsid w:val="009476FE"/>
    <w:rsid w:val="00950496"/>
    <w:rsid w:val="00950E48"/>
    <w:rsid w:val="0095194B"/>
    <w:rsid w:val="00951C1E"/>
    <w:rsid w:val="00951E8A"/>
    <w:rsid w:val="00951F6E"/>
    <w:rsid w:val="009521A7"/>
    <w:rsid w:val="009521D0"/>
    <w:rsid w:val="00952529"/>
    <w:rsid w:val="00953CC5"/>
    <w:rsid w:val="00953F30"/>
    <w:rsid w:val="00954C43"/>
    <w:rsid w:val="00956BD1"/>
    <w:rsid w:val="00957215"/>
    <w:rsid w:val="009577EF"/>
    <w:rsid w:val="00957DA6"/>
    <w:rsid w:val="00960DEF"/>
    <w:rsid w:val="0096118D"/>
    <w:rsid w:val="0096164C"/>
    <w:rsid w:val="00961EBE"/>
    <w:rsid w:val="0096252F"/>
    <w:rsid w:val="00962BA0"/>
    <w:rsid w:val="00963730"/>
    <w:rsid w:val="00963F20"/>
    <w:rsid w:val="009659A2"/>
    <w:rsid w:val="009659D7"/>
    <w:rsid w:val="00965EA3"/>
    <w:rsid w:val="00966D85"/>
    <w:rsid w:val="00966E8D"/>
    <w:rsid w:val="00967120"/>
    <w:rsid w:val="009711E3"/>
    <w:rsid w:val="00971AA5"/>
    <w:rsid w:val="00972392"/>
    <w:rsid w:val="00972880"/>
    <w:rsid w:val="009731B4"/>
    <w:rsid w:val="0097435D"/>
    <w:rsid w:val="00976485"/>
    <w:rsid w:val="009765FD"/>
    <w:rsid w:val="00976632"/>
    <w:rsid w:val="009808FF"/>
    <w:rsid w:val="0098150E"/>
    <w:rsid w:val="00981F08"/>
    <w:rsid w:val="00982B8B"/>
    <w:rsid w:val="00983EA6"/>
    <w:rsid w:val="00983F9E"/>
    <w:rsid w:val="009843DE"/>
    <w:rsid w:val="009857F6"/>
    <w:rsid w:val="00985B28"/>
    <w:rsid w:val="00986BA8"/>
    <w:rsid w:val="0098703C"/>
    <w:rsid w:val="00987C81"/>
    <w:rsid w:val="00990713"/>
    <w:rsid w:val="009916D7"/>
    <w:rsid w:val="00991AC4"/>
    <w:rsid w:val="00993229"/>
    <w:rsid w:val="00994231"/>
    <w:rsid w:val="00994D2D"/>
    <w:rsid w:val="009952A5"/>
    <w:rsid w:val="00995B70"/>
    <w:rsid w:val="00996029"/>
    <w:rsid w:val="00996230"/>
    <w:rsid w:val="00997272"/>
    <w:rsid w:val="009973FB"/>
    <w:rsid w:val="009A0480"/>
    <w:rsid w:val="009A105D"/>
    <w:rsid w:val="009A2A1A"/>
    <w:rsid w:val="009A3476"/>
    <w:rsid w:val="009A36DC"/>
    <w:rsid w:val="009A4747"/>
    <w:rsid w:val="009A47DC"/>
    <w:rsid w:val="009A5CF6"/>
    <w:rsid w:val="009A616B"/>
    <w:rsid w:val="009A6586"/>
    <w:rsid w:val="009A6854"/>
    <w:rsid w:val="009A6F93"/>
    <w:rsid w:val="009A74A7"/>
    <w:rsid w:val="009A75C7"/>
    <w:rsid w:val="009B0268"/>
    <w:rsid w:val="009B0DBC"/>
    <w:rsid w:val="009B0DFB"/>
    <w:rsid w:val="009B1960"/>
    <w:rsid w:val="009B26B5"/>
    <w:rsid w:val="009B27F0"/>
    <w:rsid w:val="009B2EBB"/>
    <w:rsid w:val="009B38C3"/>
    <w:rsid w:val="009B3DBB"/>
    <w:rsid w:val="009B3F45"/>
    <w:rsid w:val="009B45D5"/>
    <w:rsid w:val="009B5995"/>
    <w:rsid w:val="009B5E30"/>
    <w:rsid w:val="009B6BE3"/>
    <w:rsid w:val="009B74EF"/>
    <w:rsid w:val="009B7FAA"/>
    <w:rsid w:val="009C0961"/>
    <w:rsid w:val="009C13CF"/>
    <w:rsid w:val="009C2165"/>
    <w:rsid w:val="009C2491"/>
    <w:rsid w:val="009C378D"/>
    <w:rsid w:val="009C48A6"/>
    <w:rsid w:val="009C502E"/>
    <w:rsid w:val="009C592A"/>
    <w:rsid w:val="009C6E2A"/>
    <w:rsid w:val="009C731C"/>
    <w:rsid w:val="009D08DD"/>
    <w:rsid w:val="009D1079"/>
    <w:rsid w:val="009D1ADA"/>
    <w:rsid w:val="009D1E20"/>
    <w:rsid w:val="009D1F4A"/>
    <w:rsid w:val="009D2053"/>
    <w:rsid w:val="009D2AB3"/>
    <w:rsid w:val="009D2D37"/>
    <w:rsid w:val="009D3763"/>
    <w:rsid w:val="009D4B56"/>
    <w:rsid w:val="009D4C48"/>
    <w:rsid w:val="009D4DE7"/>
    <w:rsid w:val="009D62EB"/>
    <w:rsid w:val="009D6FD9"/>
    <w:rsid w:val="009D7075"/>
    <w:rsid w:val="009D74A6"/>
    <w:rsid w:val="009E079C"/>
    <w:rsid w:val="009E1359"/>
    <w:rsid w:val="009E17F0"/>
    <w:rsid w:val="009E1CD6"/>
    <w:rsid w:val="009E1D97"/>
    <w:rsid w:val="009E2392"/>
    <w:rsid w:val="009E2653"/>
    <w:rsid w:val="009E36A4"/>
    <w:rsid w:val="009E3F3C"/>
    <w:rsid w:val="009E3F3D"/>
    <w:rsid w:val="009E5411"/>
    <w:rsid w:val="009E5796"/>
    <w:rsid w:val="009E5B76"/>
    <w:rsid w:val="009E5E04"/>
    <w:rsid w:val="009E6850"/>
    <w:rsid w:val="009E7340"/>
    <w:rsid w:val="009E74CD"/>
    <w:rsid w:val="009F0122"/>
    <w:rsid w:val="009F058F"/>
    <w:rsid w:val="009F0957"/>
    <w:rsid w:val="009F1375"/>
    <w:rsid w:val="009F20FD"/>
    <w:rsid w:val="009F28C3"/>
    <w:rsid w:val="009F2B99"/>
    <w:rsid w:val="009F2D0B"/>
    <w:rsid w:val="009F2FCA"/>
    <w:rsid w:val="009F535D"/>
    <w:rsid w:val="009F5513"/>
    <w:rsid w:val="009F5EB9"/>
    <w:rsid w:val="009F64D1"/>
    <w:rsid w:val="009F7F15"/>
    <w:rsid w:val="00A00F62"/>
    <w:rsid w:val="00A018CA"/>
    <w:rsid w:val="00A02344"/>
    <w:rsid w:val="00A0317B"/>
    <w:rsid w:val="00A047AA"/>
    <w:rsid w:val="00A0514A"/>
    <w:rsid w:val="00A052A6"/>
    <w:rsid w:val="00A05F48"/>
    <w:rsid w:val="00A06182"/>
    <w:rsid w:val="00A0669E"/>
    <w:rsid w:val="00A0791F"/>
    <w:rsid w:val="00A10158"/>
    <w:rsid w:val="00A10DAF"/>
    <w:rsid w:val="00A114CB"/>
    <w:rsid w:val="00A11610"/>
    <w:rsid w:val="00A11A53"/>
    <w:rsid w:val="00A12F15"/>
    <w:rsid w:val="00A12FF9"/>
    <w:rsid w:val="00A13910"/>
    <w:rsid w:val="00A13C2F"/>
    <w:rsid w:val="00A143B0"/>
    <w:rsid w:val="00A15086"/>
    <w:rsid w:val="00A1541F"/>
    <w:rsid w:val="00A16247"/>
    <w:rsid w:val="00A17625"/>
    <w:rsid w:val="00A1783A"/>
    <w:rsid w:val="00A17C1E"/>
    <w:rsid w:val="00A20212"/>
    <w:rsid w:val="00A208F8"/>
    <w:rsid w:val="00A22A06"/>
    <w:rsid w:val="00A23B27"/>
    <w:rsid w:val="00A23D4A"/>
    <w:rsid w:val="00A23DAA"/>
    <w:rsid w:val="00A240E2"/>
    <w:rsid w:val="00A241E6"/>
    <w:rsid w:val="00A2420F"/>
    <w:rsid w:val="00A2529E"/>
    <w:rsid w:val="00A256AB"/>
    <w:rsid w:val="00A269AA"/>
    <w:rsid w:val="00A272CB"/>
    <w:rsid w:val="00A27358"/>
    <w:rsid w:val="00A27E59"/>
    <w:rsid w:val="00A303D8"/>
    <w:rsid w:val="00A31264"/>
    <w:rsid w:val="00A3191B"/>
    <w:rsid w:val="00A323C4"/>
    <w:rsid w:val="00A32FD2"/>
    <w:rsid w:val="00A33042"/>
    <w:rsid w:val="00A33675"/>
    <w:rsid w:val="00A3454F"/>
    <w:rsid w:val="00A34AF3"/>
    <w:rsid w:val="00A34E65"/>
    <w:rsid w:val="00A35160"/>
    <w:rsid w:val="00A35629"/>
    <w:rsid w:val="00A35C31"/>
    <w:rsid w:val="00A364CB"/>
    <w:rsid w:val="00A37735"/>
    <w:rsid w:val="00A37E2F"/>
    <w:rsid w:val="00A40170"/>
    <w:rsid w:val="00A40702"/>
    <w:rsid w:val="00A41A0C"/>
    <w:rsid w:val="00A41C49"/>
    <w:rsid w:val="00A42224"/>
    <w:rsid w:val="00A43BB9"/>
    <w:rsid w:val="00A43D07"/>
    <w:rsid w:val="00A444E3"/>
    <w:rsid w:val="00A45A68"/>
    <w:rsid w:val="00A45D34"/>
    <w:rsid w:val="00A469F3"/>
    <w:rsid w:val="00A477FF"/>
    <w:rsid w:val="00A500A5"/>
    <w:rsid w:val="00A51145"/>
    <w:rsid w:val="00A5162F"/>
    <w:rsid w:val="00A5192A"/>
    <w:rsid w:val="00A520B8"/>
    <w:rsid w:val="00A533D6"/>
    <w:rsid w:val="00A53B1A"/>
    <w:rsid w:val="00A54934"/>
    <w:rsid w:val="00A54AB4"/>
    <w:rsid w:val="00A55E78"/>
    <w:rsid w:val="00A56DC7"/>
    <w:rsid w:val="00A6127D"/>
    <w:rsid w:val="00A61782"/>
    <w:rsid w:val="00A61C49"/>
    <w:rsid w:val="00A61DFD"/>
    <w:rsid w:val="00A6267B"/>
    <w:rsid w:val="00A629B6"/>
    <w:rsid w:val="00A6343D"/>
    <w:rsid w:val="00A63754"/>
    <w:rsid w:val="00A63AF9"/>
    <w:rsid w:val="00A63D7B"/>
    <w:rsid w:val="00A64A28"/>
    <w:rsid w:val="00A64D9B"/>
    <w:rsid w:val="00A651A7"/>
    <w:rsid w:val="00A6628D"/>
    <w:rsid w:val="00A663C7"/>
    <w:rsid w:val="00A6734D"/>
    <w:rsid w:val="00A7052F"/>
    <w:rsid w:val="00A706A5"/>
    <w:rsid w:val="00A71154"/>
    <w:rsid w:val="00A72258"/>
    <w:rsid w:val="00A724E7"/>
    <w:rsid w:val="00A73D32"/>
    <w:rsid w:val="00A7406A"/>
    <w:rsid w:val="00A74CD2"/>
    <w:rsid w:val="00A77A70"/>
    <w:rsid w:val="00A80261"/>
    <w:rsid w:val="00A82ABB"/>
    <w:rsid w:val="00A83929"/>
    <w:rsid w:val="00A8394E"/>
    <w:rsid w:val="00A83EAA"/>
    <w:rsid w:val="00A83EDC"/>
    <w:rsid w:val="00A84635"/>
    <w:rsid w:val="00A84A58"/>
    <w:rsid w:val="00A851F5"/>
    <w:rsid w:val="00A860D1"/>
    <w:rsid w:val="00A86947"/>
    <w:rsid w:val="00A86D3E"/>
    <w:rsid w:val="00A871E2"/>
    <w:rsid w:val="00A87F32"/>
    <w:rsid w:val="00A910D0"/>
    <w:rsid w:val="00A916F6"/>
    <w:rsid w:val="00A9174B"/>
    <w:rsid w:val="00A92705"/>
    <w:rsid w:val="00A92952"/>
    <w:rsid w:val="00A92ED4"/>
    <w:rsid w:val="00A92F9D"/>
    <w:rsid w:val="00A94B8E"/>
    <w:rsid w:val="00A94BB4"/>
    <w:rsid w:val="00A94CC7"/>
    <w:rsid w:val="00A955C3"/>
    <w:rsid w:val="00A96FFC"/>
    <w:rsid w:val="00A971D5"/>
    <w:rsid w:val="00A976FA"/>
    <w:rsid w:val="00A97D82"/>
    <w:rsid w:val="00A97FD3"/>
    <w:rsid w:val="00AA02E4"/>
    <w:rsid w:val="00AA20DC"/>
    <w:rsid w:val="00AA34B5"/>
    <w:rsid w:val="00AA4912"/>
    <w:rsid w:val="00AA4B49"/>
    <w:rsid w:val="00AA4ED3"/>
    <w:rsid w:val="00AA54D8"/>
    <w:rsid w:val="00AA5696"/>
    <w:rsid w:val="00AB0992"/>
    <w:rsid w:val="00AB0E8B"/>
    <w:rsid w:val="00AB1968"/>
    <w:rsid w:val="00AB1A1C"/>
    <w:rsid w:val="00AB1A6D"/>
    <w:rsid w:val="00AB1AAD"/>
    <w:rsid w:val="00AB1B04"/>
    <w:rsid w:val="00AB2494"/>
    <w:rsid w:val="00AB258B"/>
    <w:rsid w:val="00AB3910"/>
    <w:rsid w:val="00AB48E5"/>
    <w:rsid w:val="00AB4E9B"/>
    <w:rsid w:val="00AB51A1"/>
    <w:rsid w:val="00AB719D"/>
    <w:rsid w:val="00AB7937"/>
    <w:rsid w:val="00AC0AE2"/>
    <w:rsid w:val="00AC12DF"/>
    <w:rsid w:val="00AC15E3"/>
    <w:rsid w:val="00AC1650"/>
    <w:rsid w:val="00AC26E2"/>
    <w:rsid w:val="00AC37C5"/>
    <w:rsid w:val="00AC39C9"/>
    <w:rsid w:val="00AC448D"/>
    <w:rsid w:val="00AC44C2"/>
    <w:rsid w:val="00AC48E2"/>
    <w:rsid w:val="00AC5DAE"/>
    <w:rsid w:val="00AC5EB5"/>
    <w:rsid w:val="00AC7013"/>
    <w:rsid w:val="00AD12E9"/>
    <w:rsid w:val="00AD13D1"/>
    <w:rsid w:val="00AD1941"/>
    <w:rsid w:val="00AD1A67"/>
    <w:rsid w:val="00AD1BF5"/>
    <w:rsid w:val="00AD2873"/>
    <w:rsid w:val="00AD2C71"/>
    <w:rsid w:val="00AD3F06"/>
    <w:rsid w:val="00AD430F"/>
    <w:rsid w:val="00AD456D"/>
    <w:rsid w:val="00AD56EC"/>
    <w:rsid w:val="00AD64C5"/>
    <w:rsid w:val="00AD684E"/>
    <w:rsid w:val="00AD6D36"/>
    <w:rsid w:val="00AD7579"/>
    <w:rsid w:val="00AE0F4F"/>
    <w:rsid w:val="00AE1076"/>
    <w:rsid w:val="00AE16E8"/>
    <w:rsid w:val="00AE19D4"/>
    <w:rsid w:val="00AE34BB"/>
    <w:rsid w:val="00AE3EBA"/>
    <w:rsid w:val="00AE5E53"/>
    <w:rsid w:val="00AE678C"/>
    <w:rsid w:val="00AE68BF"/>
    <w:rsid w:val="00AE6B6C"/>
    <w:rsid w:val="00AE724B"/>
    <w:rsid w:val="00AE733C"/>
    <w:rsid w:val="00AE766D"/>
    <w:rsid w:val="00AE79CC"/>
    <w:rsid w:val="00AF14D2"/>
    <w:rsid w:val="00AF16FD"/>
    <w:rsid w:val="00AF188E"/>
    <w:rsid w:val="00AF3349"/>
    <w:rsid w:val="00AF3378"/>
    <w:rsid w:val="00AF4D64"/>
    <w:rsid w:val="00AF4D6F"/>
    <w:rsid w:val="00AF4FE6"/>
    <w:rsid w:val="00AF535E"/>
    <w:rsid w:val="00AF538D"/>
    <w:rsid w:val="00AF53C1"/>
    <w:rsid w:val="00AF578D"/>
    <w:rsid w:val="00AF6593"/>
    <w:rsid w:val="00AF659F"/>
    <w:rsid w:val="00AF7D21"/>
    <w:rsid w:val="00AF7D91"/>
    <w:rsid w:val="00B00E8E"/>
    <w:rsid w:val="00B03E6C"/>
    <w:rsid w:val="00B070A3"/>
    <w:rsid w:val="00B105FA"/>
    <w:rsid w:val="00B110B2"/>
    <w:rsid w:val="00B1177C"/>
    <w:rsid w:val="00B117DF"/>
    <w:rsid w:val="00B11A7C"/>
    <w:rsid w:val="00B12247"/>
    <w:rsid w:val="00B1329D"/>
    <w:rsid w:val="00B13421"/>
    <w:rsid w:val="00B13A6D"/>
    <w:rsid w:val="00B15FD7"/>
    <w:rsid w:val="00B1619F"/>
    <w:rsid w:val="00B170CA"/>
    <w:rsid w:val="00B17211"/>
    <w:rsid w:val="00B179EA"/>
    <w:rsid w:val="00B208DF"/>
    <w:rsid w:val="00B20CEE"/>
    <w:rsid w:val="00B211E3"/>
    <w:rsid w:val="00B213CA"/>
    <w:rsid w:val="00B214EC"/>
    <w:rsid w:val="00B217C9"/>
    <w:rsid w:val="00B22EA5"/>
    <w:rsid w:val="00B230C9"/>
    <w:rsid w:val="00B23367"/>
    <w:rsid w:val="00B23EAF"/>
    <w:rsid w:val="00B24A77"/>
    <w:rsid w:val="00B24BE7"/>
    <w:rsid w:val="00B25B6B"/>
    <w:rsid w:val="00B25C01"/>
    <w:rsid w:val="00B262C9"/>
    <w:rsid w:val="00B26BF2"/>
    <w:rsid w:val="00B3107B"/>
    <w:rsid w:val="00B3164D"/>
    <w:rsid w:val="00B31705"/>
    <w:rsid w:val="00B3190D"/>
    <w:rsid w:val="00B3338D"/>
    <w:rsid w:val="00B335F9"/>
    <w:rsid w:val="00B33874"/>
    <w:rsid w:val="00B33AF9"/>
    <w:rsid w:val="00B346F7"/>
    <w:rsid w:val="00B355B5"/>
    <w:rsid w:val="00B3588C"/>
    <w:rsid w:val="00B36899"/>
    <w:rsid w:val="00B40BB8"/>
    <w:rsid w:val="00B41D0C"/>
    <w:rsid w:val="00B42623"/>
    <w:rsid w:val="00B44A00"/>
    <w:rsid w:val="00B44BE2"/>
    <w:rsid w:val="00B44D6E"/>
    <w:rsid w:val="00B44FF0"/>
    <w:rsid w:val="00B45667"/>
    <w:rsid w:val="00B477CA"/>
    <w:rsid w:val="00B505D2"/>
    <w:rsid w:val="00B50729"/>
    <w:rsid w:val="00B52C2F"/>
    <w:rsid w:val="00B52F45"/>
    <w:rsid w:val="00B54D6B"/>
    <w:rsid w:val="00B5503B"/>
    <w:rsid w:val="00B55D37"/>
    <w:rsid w:val="00B55D69"/>
    <w:rsid w:val="00B560B2"/>
    <w:rsid w:val="00B56783"/>
    <w:rsid w:val="00B574F5"/>
    <w:rsid w:val="00B60ADF"/>
    <w:rsid w:val="00B60E7E"/>
    <w:rsid w:val="00B6136C"/>
    <w:rsid w:val="00B618FD"/>
    <w:rsid w:val="00B61E2D"/>
    <w:rsid w:val="00B626E0"/>
    <w:rsid w:val="00B62EFD"/>
    <w:rsid w:val="00B6416B"/>
    <w:rsid w:val="00B64985"/>
    <w:rsid w:val="00B64BCB"/>
    <w:rsid w:val="00B6647A"/>
    <w:rsid w:val="00B66A5D"/>
    <w:rsid w:val="00B66AF8"/>
    <w:rsid w:val="00B66C6D"/>
    <w:rsid w:val="00B7038A"/>
    <w:rsid w:val="00B722E1"/>
    <w:rsid w:val="00B724BF"/>
    <w:rsid w:val="00B72666"/>
    <w:rsid w:val="00B72874"/>
    <w:rsid w:val="00B72DBC"/>
    <w:rsid w:val="00B744D9"/>
    <w:rsid w:val="00B746ED"/>
    <w:rsid w:val="00B74B42"/>
    <w:rsid w:val="00B75E93"/>
    <w:rsid w:val="00B76E41"/>
    <w:rsid w:val="00B77672"/>
    <w:rsid w:val="00B8099D"/>
    <w:rsid w:val="00B81115"/>
    <w:rsid w:val="00B81243"/>
    <w:rsid w:val="00B81814"/>
    <w:rsid w:val="00B82367"/>
    <w:rsid w:val="00B8257E"/>
    <w:rsid w:val="00B82917"/>
    <w:rsid w:val="00B82DFD"/>
    <w:rsid w:val="00B839A8"/>
    <w:rsid w:val="00B83E73"/>
    <w:rsid w:val="00B84204"/>
    <w:rsid w:val="00B84850"/>
    <w:rsid w:val="00B84A26"/>
    <w:rsid w:val="00B86A78"/>
    <w:rsid w:val="00B87369"/>
    <w:rsid w:val="00B873E5"/>
    <w:rsid w:val="00B904A8"/>
    <w:rsid w:val="00B90835"/>
    <w:rsid w:val="00B9150D"/>
    <w:rsid w:val="00B91755"/>
    <w:rsid w:val="00B9282F"/>
    <w:rsid w:val="00B928D8"/>
    <w:rsid w:val="00B93757"/>
    <w:rsid w:val="00B940CD"/>
    <w:rsid w:val="00B941D4"/>
    <w:rsid w:val="00B9496B"/>
    <w:rsid w:val="00B9521A"/>
    <w:rsid w:val="00B958FC"/>
    <w:rsid w:val="00B97AB0"/>
    <w:rsid w:val="00B97E18"/>
    <w:rsid w:val="00BA0309"/>
    <w:rsid w:val="00BA05B8"/>
    <w:rsid w:val="00BA06D8"/>
    <w:rsid w:val="00BA06F5"/>
    <w:rsid w:val="00BA1C6B"/>
    <w:rsid w:val="00BA1F23"/>
    <w:rsid w:val="00BA24F1"/>
    <w:rsid w:val="00BA28D0"/>
    <w:rsid w:val="00BA2B57"/>
    <w:rsid w:val="00BA2C07"/>
    <w:rsid w:val="00BA33A4"/>
    <w:rsid w:val="00BA3413"/>
    <w:rsid w:val="00BA4547"/>
    <w:rsid w:val="00BA492A"/>
    <w:rsid w:val="00BA4B11"/>
    <w:rsid w:val="00BA51FD"/>
    <w:rsid w:val="00BA5DFC"/>
    <w:rsid w:val="00BA6443"/>
    <w:rsid w:val="00BA67BF"/>
    <w:rsid w:val="00BA6D81"/>
    <w:rsid w:val="00BA773F"/>
    <w:rsid w:val="00BA7AC1"/>
    <w:rsid w:val="00BB1B33"/>
    <w:rsid w:val="00BB1D30"/>
    <w:rsid w:val="00BB1F49"/>
    <w:rsid w:val="00BB2F33"/>
    <w:rsid w:val="00BB45CB"/>
    <w:rsid w:val="00BB4BF4"/>
    <w:rsid w:val="00BB6EA2"/>
    <w:rsid w:val="00BB73EA"/>
    <w:rsid w:val="00BB7B9E"/>
    <w:rsid w:val="00BB7FF4"/>
    <w:rsid w:val="00BC0047"/>
    <w:rsid w:val="00BC102D"/>
    <w:rsid w:val="00BC1095"/>
    <w:rsid w:val="00BC2A77"/>
    <w:rsid w:val="00BC3A86"/>
    <w:rsid w:val="00BC3DD8"/>
    <w:rsid w:val="00BC3FDD"/>
    <w:rsid w:val="00BC414A"/>
    <w:rsid w:val="00BC452D"/>
    <w:rsid w:val="00BC5E6A"/>
    <w:rsid w:val="00BC5ED5"/>
    <w:rsid w:val="00BC5F7F"/>
    <w:rsid w:val="00BC6005"/>
    <w:rsid w:val="00BC7A05"/>
    <w:rsid w:val="00BD0791"/>
    <w:rsid w:val="00BD11C0"/>
    <w:rsid w:val="00BD125C"/>
    <w:rsid w:val="00BD182F"/>
    <w:rsid w:val="00BD3B75"/>
    <w:rsid w:val="00BD3D89"/>
    <w:rsid w:val="00BD4BD6"/>
    <w:rsid w:val="00BD521D"/>
    <w:rsid w:val="00BD5395"/>
    <w:rsid w:val="00BD591A"/>
    <w:rsid w:val="00BD5D3D"/>
    <w:rsid w:val="00BD609B"/>
    <w:rsid w:val="00BD72C4"/>
    <w:rsid w:val="00BD7340"/>
    <w:rsid w:val="00BD7488"/>
    <w:rsid w:val="00BD78F8"/>
    <w:rsid w:val="00BD799F"/>
    <w:rsid w:val="00BE0503"/>
    <w:rsid w:val="00BE0647"/>
    <w:rsid w:val="00BE0C82"/>
    <w:rsid w:val="00BE121E"/>
    <w:rsid w:val="00BE1FB8"/>
    <w:rsid w:val="00BE22AB"/>
    <w:rsid w:val="00BE3F59"/>
    <w:rsid w:val="00BE445F"/>
    <w:rsid w:val="00BE5467"/>
    <w:rsid w:val="00BE54E9"/>
    <w:rsid w:val="00BF02FB"/>
    <w:rsid w:val="00BF14D1"/>
    <w:rsid w:val="00BF1812"/>
    <w:rsid w:val="00BF305C"/>
    <w:rsid w:val="00BF40E3"/>
    <w:rsid w:val="00BF55DD"/>
    <w:rsid w:val="00BF5969"/>
    <w:rsid w:val="00BF5C63"/>
    <w:rsid w:val="00BF6650"/>
    <w:rsid w:val="00BF708C"/>
    <w:rsid w:val="00BF768D"/>
    <w:rsid w:val="00BF7B7D"/>
    <w:rsid w:val="00C00C72"/>
    <w:rsid w:val="00C0228E"/>
    <w:rsid w:val="00C02905"/>
    <w:rsid w:val="00C02B8A"/>
    <w:rsid w:val="00C041C7"/>
    <w:rsid w:val="00C048C3"/>
    <w:rsid w:val="00C04976"/>
    <w:rsid w:val="00C056BA"/>
    <w:rsid w:val="00C05996"/>
    <w:rsid w:val="00C05C36"/>
    <w:rsid w:val="00C05DEF"/>
    <w:rsid w:val="00C07044"/>
    <w:rsid w:val="00C105A3"/>
    <w:rsid w:val="00C105F5"/>
    <w:rsid w:val="00C10BC0"/>
    <w:rsid w:val="00C116E4"/>
    <w:rsid w:val="00C128FB"/>
    <w:rsid w:val="00C12C0A"/>
    <w:rsid w:val="00C13C8E"/>
    <w:rsid w:val="00C13F97"/>
    <w:rsid w:val="00C14467"/>
    <w:rsid w:val="00C14EAA"/>
    <w:rsid w:val="00C15188"/>
    <w:rsid w:val="00C15A30"/>
    <w:rsid w:val="00C15D1D"/>
    <w:rsid w:val="00C164BA"/>
    <w:rsid w:val="00C17AE2"/>
    <w:rsid w:val="00C17C22"/>
    <w:rsid w:val="00C17F69"/>
    <w:rsid w:val="00C228DC"/>
    <w:rsid w:val="00C22D46"/>
    <w:rsid w:val="00C23BCB"/>
    <w:rsid w:val="00C23E3E"/>
    <w:rsid w:val="00C251AA"/>
    <w:rsid w:val="00C25A29"/>
    <w:rsid w:val="00C26DD3"/>
    <w:rsid w:val="00C27774"/>
    <w:rsid w:val="00C30027"/>
    <w:rsid w:val="00C302B2"/>
    <w:rsid w:val="00C306AA"/>
    <w:rsid w:val="00C30F57"/>
    <w:rsid w:val="00C31726"/>
    <w:rsid w:val="00C31784"/>
    <w:rsid w:val="00C33243"/>
    <w:rsid w:val="00C339C9"/>
    <w:rsid w:val="00C3435E"/>
    <w:rsid w:val="00C34588"/>
    <w:rsid w:val="00C348AF"/>
    <w:rsid w:val="00C34C41"/>
    <w:rsid w:val="00C36C06"/>
    <w:rsid w:val="00C37CEB"/>
    <w:rsid w:val="00C37E7F"/>
    <w:rsid w:val="00C4118B"/>
    <w:rsid w:val="00C41A65"/>
    <w:rsid w:val="00C43016"/>
    <w:rsid w:val="00C45EBF"/>
    <w:rsid w:val="00C47A75"/>
    <w:rsid w:val="00C50016"/>
    <w:rsid w:val="00C5080E"/>
    <w:rsid w:val="00C50F63"/>
    <w:rsid w:val="00C51896"/>
    <w:rsid w:val="00C51D6C"/>
    <w:rsid w:val="00C51E1B"/>
    <w:rsid w:val="00C5211F"/>
    <w:rsid w:val="00C523D9"/>
    <w:rsid w:val="00C5241E"/>
    <w:rsid w:val="00C53466"/>
    <w:rsid w:val="00C55034"/>
    <w:rsid w:val="00C557FB"/>
    <w:rsid w:val="00C55B18"/>
    <w:rsid w:val="00C55CC4"/>
    <w:rsid w:val="00C55E30"/>
    <w:rsid w:val="00C5627C"/>
    <w:rsid w:val="00C56303"/>
    <w:rsid w:val="00C57499"/>
    <w:rsid w:val="00C5773C"/>
    <w:rsid w:val="00C57A26"/>
    <w:rsid w:val="00C57B57"/>
    <w:rsid w:val="00C57D85"/>
    <w:rsid w:val="00C60746"/>
    <w:rsid w:val="00C60835"/>
    <w:rsid w:val="00C62083"/>
    <w:rsid w:val="00C6387E"/>
    <w:rsid w:val="00C63A01"/>
    <w:rsid w:val="00C63ADA"/>
    <w:rsid w:val="00C64C89"/>
    <w:rsid w:val="00C64DF1"/>
    <w:rsid w:val="00C656D0"/>
    <w:rsid w:val="00C666C8"/>
    <w:rsid w:val="00C66A8B"/>
    <w:rsid w:val="00C66DA8"/>
    <w:rsid w:val="00C67852"/>
    <w:rsid w:val="00C679B8"/>
    <w:rsid w:val="00C67B5A"/>
    <w:rsid w:val="00C7081A"/>
    <w:rsid w:val="00C70982"/>
    <w:rsid w:val="00C70E3F"/>
    <w:rsid w:val="00C71184"/>
    <w:rsid w:val="00C7326B"/>
    <w:rsid w:val="00C74170"/>
    <w:rsid w:val="00C741FF"/>
    <w:rsid w:val="00C746E0"/>
    <w:rsid w:val="00C755C2"/>
    <w:rsid w:val="00C75620"/>
    <w:rsid w:val="00C76024"/>
    <w:rsid w:val="00C76660"/>
    <w:rsid w:val="00C76EB5"/>
    <w:rsid w:val="00C775CA"/>
    <w:rsid w:val="00C77F99"/>
    <w:rsid w:val="00C81B88"/>
    <w:rsid w:val="00C826EB"/>
    <w:rsid w:val="00C82F72"/>
    <w:rsid w:val="00C837C7"/>
    <w:rsid w:val="00C84799"/>
    <w:rsid w:val="00C84D76"/>
    <w:rsid w:val="00C8596D"/>
    <w:rsid w:val="00C85AAC"/>
    <w:rsid w:val="00C86985"/>
    <w:rsid w:val="00C86A7F"/>
    <w:rsid w:val="00C87305"/>
    <w:rsid w:val="00C875B4"/>
    <w:rsid w:val="00C87645"/>
    <w:rsid w:val="00C9007C"/>
    <w:rsid w:val="00C90DC2"/>
    <w:rsid w:val="00C916F1"/>
    <w:rsid w:val="00C91F6C"/>
    <w:rsid w:val="00C91F9B"/>
    <w:rsid w:val="00C920EA"/>
    <w:rsid w:val="00C92508"/>
    <w:rsid w:val="00C92787"/>
    <w:rsid w:val="00C92C28"/>
    <w:rsid w:val="00C9377D"/>
    <w:rsid w:val="00C94030"/>
    <w:rsid w:val="00C949E5"/>
    <w:rsid w:val="00C94B3A"/>
    <w:rsid w:val="00C954B9"/>
    <w:rsid w:val="00C95750"/>
    <w:rsid w:val="00C95ABF"/>
    <w:rsid w:val="00C95D56"/>
    <w:rsid w:val="00C96555"/>
    <w:rsid w:val="00C967A4"/>
    <w:rsid w:val="00CA00E0"/>
    <w:rsid w:val="00CA209E"/>
    <w:rsid w:val="00CA2430"/>
    <w:rsid w:val="00CA2D93"/>
    <w:rsid w:val="00CA3078"/>
    <w:rsid w:val="00CA38AA"/>
    <w:rsid w:val="00CA4A41"/>
    <w:rsid w:val="00CA6BA8"/>
    <w:rsid w:val="00CA7291"/>
    <w:rsid w:val="00CB0D72"/>
    <w:rsid w:val="00CB10D9"/>
    <w:rsid w:val="00CB4825"/>
    <w:rsid w:val="00CB4960"/>
    <w:rsid w:val="00CB4BEA"/>
    <w:rsid w:val="00CB4EAA"/>
    <w:rsid w:val="00CB5120"/>
    <w:rsid w:val="00CB541D"/>
    <w:rsid w:val="00CB5A41"/>
    <w:rsid w:val="00CB5BA1"/>
    <w:rsid w:val="00CB625C"/>
    <w:rsid w:val="00CB6806"/>
    <w:rsid w:val="00CB6C3E"/>
    <w:rsid w:val="00CB774B"/>
    <w:rsid w:val="00CB7C12"/>
    <w:rsid w:val="00CC0AB2"/>
    <w:rsid w:val="00CC0BD4"/>
    <w:rsid w:val="00CC0C7A"/>
    <w:rsid w:val="00CC0E92"/>
    <w:rsid w:val="00CC151D"/>
    <w:rsid w:val="00CC265C"/>
    <w:rsid w:val="00CC400A"/>
    <w:rsid w:val="00CC52E2"/>
    <w:rsid w:val="00CC6D4E"/>
    <w:rsid w:val="00CC760B"/>
    <w:rsid w:val="00CC7EB7"/>
    <w:rsid w:val="00CD0FA5"/>
    <w:rsid w:val="00CD1337"/>
    <w:rsid w:val="00CD1C3F"/>
    <w:rsid w:val="00CD1DFF"/>
    <w:rsid w:val="00CD25A7"/>
    <w:rsid w:val="00CD2650"/>
    <w:rsid w:val="00CD3317"/>
    <w:rsid w:val="00CD3605"/>
    <w:rsid w:val="00CD3F6F"/>
    <w:rsid w:val="00CD43E7"/>
    <w:rsid w:val="00CD45F8"/>
    <w:rsid w:val="00CD6940"/>
    <w:rsid w:val="00CD71EE"/>
    <w:rsid w:val="00CE166B"/>
    <w:rsid w:val="00CE2E31"/>
    <w:rsid w:val="00CE31F0"/>
    <w:rsid w:val="00CE337E"/>
    <w:rsid w:val="00CE4462"/>
    <w:rsid w:val="00CE4544"/>
    <w:rsid w:val="00CE4F9C"/>
    <w:rsid w:val="00CE5028"/>
    <w:rsid w:val="00CE6A7F"/>
    <w:rsid w:val="00CE77F7"/>
    <w:rsid w:val="00CF035B"/>
    <w:rsid w:val="00CF1AE7"/>
    <w:rsid w:val="00CF1E5F"/>
    <w:rsid w:val="00CF2424"/>
    <w:rsid w:val="00CF2B82"/>
    <w:rsid w:val="00CF31B6"/>
    <w:rsid w:val="00CF3EC8"/>
    <w:rsid w:val="00CF4657"/>
    <w:rsid w:val="00CF4847"/>
    <w:rsid w:val="00CF4FA5"/>
    <w:rsid w:val="00CF5096"/>
    <w:rsid w:val="00CF50A8"/>
    <w:rsid w:val="00CF5392"/>
    <w:rsid w:val="00CF53BB"/>
    <w:rsid w:val="00CF54AC"/>
    <w:rsid w:val="00CF641F"/>
    <w:rsid w:val="00CF660E"/>
    <w:rsid w:val="00D00044"/>
    <w:rsid w:val="00D005FB"/>
    <w:rsid w:val="00D01ADE"/>
    <w:rsid w:val="00D0208F"/>
    <w:rsid w:val="00D021C1"/>
    <w:rsid w:val="00D030DE"/>
    <w:rsid w:val="00D04432"/>
    <w:rsid w:val="00D0458E"/>
    <w:rsid w:val="00D04CDD"/>
    <w:rsid w:val="00D052D5"/>
    <w:rsid w:val="00D05C70"/>
    <w:rsid w:val="00D05F83"/>
    <w:rsid w:val="00D06759"/>
    <w:rsid w:val="00D0706B"/>
    <w:rsid w:val="00D078AB"/>
    <w:rsid w:val="00D07BFB"/>
    <w:rsid w:val="00D07E72"/>
    <w:rsid w:val="00D07EB0"/>
    <w:rsid w:val="00D10932"/>
    <w:rsid w:val="00D10C1E"/>
    <w:rsid w:val="00D113DD"/>
    <w:rsid w:val="00D11780"/>
    <w:rsid w:val="00D12E97"/>
    <w:rsid w:val="00D13282"/>
    <w:rsid w:val="00D13321"/>
    <w:rsid w:val="00D13767"/>
    <w:rsid w:val="00D146AE"/>
    <w:rsid w:val="00D153CC"/>
    <w:rsid w:val="00D154E8"/>
    <w:rsid w:val="00D166AC"/>
    <w:rsid w:val="00D17408"/>
    <w:rsid w:val="00D17468"/>
    <w:rsid w:val="00D20E0B"/>
    <w:rsid w:val="00D21C5C"/>
    <w:rsid w:val="00D234FD"/>
    <w:rsid w:val="00D244E2"/>
    <w:rsid w:val="00D2472C"/>
    <w:rsid w:val="00D25D14"/>
    <w:rsid w:val="00D25DBB"/>
    <w:rsid w:val="00D263C1"/>
    <w:rsid w:val="00D266DE"/>
    <w:rsid w:val="00D30975"/>
    <w:rsid w:val="00D31F0D"/>
    <w:rsid w:val="00D32FB4"/>
    <w:rsid w:val="00D3459F"/>
    <w:rsid w:val="00D346A1"/>
    <w:rsid w:val="00D34881"/>
    <w:rsid w:val="00D352F3"/>
    <w:rsid w:val="00D353F0"/>
    <w:rsid w:val="00D361D1"/>
    <w:rsid w:val="00D36ABB"/>
    <w:rsid w:val="00D36B79"/>
    <w:rsid w:val="00D36BE9"/>
    <w:rsid w:val="00D3724C"/>
    <w:rsid w:val="00D37A4B"/>
    <w:rsid w:val="00D37B28"/>
    <w:rsid w:val="00D37BD9"/>
    <w:rsid w:val="00D40567"/>
    <w:rsid w:val="00D41240"/>
    <w:rsid w:val="00D41879"/>
    <w:rsid w:val="00D41EBB"/>
    <w:rsid w:val="00D41ED7"/>
    <w:rsid w:val="00D427FA"/>
    <w:rsid w:val="00D431A0"/>
    <w:rsid w:val="00D4344D"/>
    <w:rsid w:val="00D437B4"/>
    <w:rsid w:val="00D4380E"/>
    <w:rsid w:val="00D44092"/>
    <w:rsid w:val="00D445D0"/>
    <w:rsid w:val="00D451F3"/>
    <w:rsid w:val="00D467D0"/>
    <w:rsid w:val="00D470F7"/>
    <w:rsid w:val="00D50107"/>
    <w:rsid w:val="00D504EA"/>
    <w:rsid w:val="00D507F7"/>
    <w:rsid w:val="00D5245E"/>
    <w:rsid w:val="00D52654"/>
    <w:rsid w:val="00D5306B"/>
    <w:rsid w:val="00D53259"/>
    <w:rsid w:val="00D5483E"/>
    <w:rsid w:val="00D5541F"/>
    <w:rsid w:val="00D555E6"/>
    <w:rsid w:val="00D55B86"/>
    <w:rsid w:val="00D56DDC"/>
    <w:rsid w:val="00D57559"/>
    <w:rsid w:val="00D60739"/>
    <w:rsid w:val="00D607D0"/>
    <w:rsid w:val="00D60DCB"/>
    <w:rsid w:val="00D60F3C"/>
    <w:rsid w:val="00D61318"/>
    <w:rsid w:val="00D6150E"/>
    <w:rsid w:val="00D6194C"/>
    <w:rsid w:val="00D61E19"/>
    <w:rsid w:val="00D61F5E"/>
    <w:rsid w:val="00D62FB1"/>
    <w:rsid w:val="00D62FC1"/>
    <w:rsid w:val="00D6310A"/>
    <w:rsid w:val="00D63FBB"/>
    <w:rsid w:val="00D65309"/>
    <w:rsid w:val="00D66B84"/>
    <w:rsid w:val="00D66D89"/>
    <w:rsid w:val="00D67176"/>
    <w:rsid w:val="00D676ED"/>
    <w:rsid w:val="00D677B5"/>
    <w:rsid w:val="00D678C6"/>
    <w:rsid w:val="00D70849"/>
    <w:rsid w:val="00D709D7"/>
    <w:rsid w:val="00D70A23"/>
    <w:rsid w:val="00D70D04"/>
    <w:rsid w:val="00D724D9"/>
    <w:rsid w:val="00D740C3"/>
    <w:rsid w:val="00D740F1"/>
    <w:rsid w:val="00D741E8"/>
    <w:rsid w:val="00D7531C"/>
    <w:rsid w:val="00D753B1"/>
    <w:rsid w:val="00D7785E"/>
    <w:rsid w:val="00D77956"/>
    <w:rsid w:val="00D80477"/>
    <w:rsid w:val="00D80A24"/>
    <w:rsid w:val="00D811BE"/>
    <w:rsid w:val="00D812EF"/>
    <w:rsid w:val="00D81B90"/>
    <w:rsid w:val="00D8274F"/>
    <w:rsid w:val="00D82B46"/>
    <w:rsid w:val="00D83CC1"/>
    <w:rsid w:val="00D83EBF"/>
    <w:rsid w:val="00D84628"/>
    <w:rsid w:val="00D84F4C"/>
    <w:rsid w:val="00D85E60"/>
    <w:rsid w:val="00D8650F"/>
    <w:rsid w:val="00D87231"/>
    <w:rsid w:val="00D8796F"/>
    <w:rsid w:val="00D9086D"/>
    <w:rsid w:val="00D90F03"/>
    <w:rsid w:val="00D915A6"/>
    <w:rsid w:val="00D927BB"/>
    <w:rsid w:val="00D92E72"/>
    <w:rsid w:val="00D9357F"/>
    <w:rsid w:val="00D93F0A"/>
    <w:rsid w:val="00D941F8"/>
    <w:rsid w:val="00D959D1"/>
    <w:rsid w:val="00D95EEE"/>
    <w:rsid w:val="00D9720A"/>
    <w:rsid w:val="00D9720E"/>
    <w:rsid w:val="00D974AA"/>
    <w:rsid w:val="00D979B9"/>
    <w:rsid w:val="00D97F3A"/>
    <w:rsid w:val="00DA02F8"/>
    <w:rsid w:val="00DA0EBC"/>
    <w:rsid w:val="00DA2099"/>
    <w:rsid w:val="00DA2656"/>
    <w:rsid w:val="00DA3B84"/>
    <w:rsid w:val="00DA406F"/>
    <w:rsid w:val="00DA4FBC"/>
    <w:rsid w:val="00DA5638"/>
    <w:rsid w:val="00DA5865"/>
    <w:rsid w:val="00DA65E4"/>
    <w:rsid w:val="00DA7F89"/>
    <w:rsid w:val="00DB0171"/>
    <w:rsid w:val="00DB167B"/>
    <w:rsid w:val="00DB1DCA"/>
    <w:rsid w:val="00DB2C2B"/>
    <w:rsid w:val="00DB352D"/>
    <w:rsid w:val="00DB6023"/>
    <w:rsid w:val="00DB69E4"/>
    <w:rsid w:val="00DB6C61"/>
    <w:rsid w:val="00DC0D56"/>
    <w:rsid w:val="00DC1499"/>
    <w:rsid w:val="00DC209D"/>
    <w:rsid w:val="00DC24D1"/>
    <w:rsid w:val="00DC2722"/>
    <w:rsid w:val="00DC32C1"/>
    <w:rsid w:val="00DC3C11"/>
    <w:rsid w:val="00DC3C2B"/>
    <w:rsid w:val="00DC3C98"/>
    <w:rsid w:val="00DC4B29"/>
    <w:rsid w:val="00DC5078"/>
    <w:rsid w:val="00DC5E8C"/>
    <w:rsid w:val="00DC738C"/>
    <w:rsid w:val="00DC7CE8"/>
    <w:rsid w:val="00DC7DFE"/>
    <w:rsid w:val="00DD0FAE"/>
    <w:rsid w:val="00DD16BA"/>
    <w:rsid w:val="00DD1786"/>
    <w:rsid w:val="00DD1B3D"/>
    <w:rsid w:val="00DD25D3"/>
    <w:rsid w:val="00DD2681"/>
    <w:rsid w:val="00DD3298"/>
    <w:rsid w:val="00DD4651"/>
    <w:rsid w:val="00DD61B8"/>
    <w:rsid w:val="00DD6CDF"/>
    <w:rsid w:val="00DD7D4B"/>
    <w:rsid w:val="00DE17BE"/>
    <w:rsid w:val="00DE187B"/>
    <w:rsid w:val="00DE1BBE"/>
    <w:rsid w:val="00DE1C76"/>
    <w:rsid w:val="00DE38AC"/>
    <w:rsid w:val="00DE4369"/>
    <w:rsid w:val="00DE4BFF"/>
    <w:rsid w:val="00DE4EEA"/>
    <w:rsid w:val="00DE6088"/>
    <w:rsid w:val="00DE6EC9"/>
    <w:rsid w:val="00DE6EE5"/>
    <w:rsid w:val="00DE78FA"/>
    <w:rsid w:val="00DF0317"/>
    <w:rsid w:val="00DF06BC"/>
    <w:rsid w:val="00DF08E0"/>
    <w:rsid w:val="00DF0DB9"/>
    <w:rsid w:val="00DF27F3"/>
    <w:rsid w:val="00DF3B88"/>
    <w:rsid w:val="00DF42E2"/>
    <w:rsid w:val="00DF4635"/>
    <w:rsid w:val="00DF47E7"/>
    <w:rsid w:val="00DF5396"/>
    <w:rsid w:val="00DF6DD7"/>
    <w:rsid w:val="00DF7705"/>
    <w:rsid w:val="00DF7A8A"/>
    <w:rsid w:val="00E00635"/>
    <w:rsid w:val="00E017D3"/>
    <w:rsid w:val="00E01874"/>
    <w:rsid w:val="00E023AB"/>
    <w:rsid w:val="00E0365F"/>
    <w:rsid w:val="00E04187"/>
    <w:rsid w:val="00E053B9"/>
    <w:rsid w:val="00E06B76"/>
    <w:rsid w:val="00E074CF"/>
    <w:rsid w:val="00E077B5"/>
    <w:rsid w:val="00E078F5"/>
    <w:rsid w:val="00E07ECB"/>
    <w:rsid w:val="00E102BB"/>
    <w:rsid w:val="00E10C4D"/>
    <w:rsid w:val="00E112A4"/>
    <w:rsid w:val="00E1181E"/>
    <w:rsid w:val="00E1246E"/>
    <w:rsid w:val="00E12820"/>
    <w:rsid w:val="00E12971"/>
    <w:rsid w:val="00E13116"/>
    <w:rsid w:val="00E13513"/>
    <w:rsid w:val="00E143D6"/>
    <w:rsid w:val="00E15804"/>
    <w:rsid w:val="00E15D08"/>
    <w:rsid w:val="00E16862"/>
    <w:rsid w:val="00E17352"/>
    <w:rsid w:val="00E1774C"/>
    <w:rsid w:val="00E1776B"/>
    <w:rsid w:val="00E17FE4"/>
    <w:rsid w:val="00E201EF"/>
    <w:rsid w:val="00E20852"/>
    <w:rsid w:val="00E214C8"/>
    <w:rsid w:val="00E21821"/>
    <w:rsid w:val="00E22065"/>
    <w:rsid w:val="00E22161"/>
    <w:rsid w:val="00E221D1"/>
    <w:rsid w:val="00E2269B"/>
    <w:rsid w:val="00E22EAD"/>
    <w:rsid w:val="00E2350C"/>
    <w:rsid w:val="00E23EE9"/>
    <w:rsid w:val="00E24630"/>
    <w:rsid w:val="00E24B69"/>
    <w:rsid w:val="00E24C77"/>
    <w:rsid w:val="00E24DF8"/>
    <w:rsid w:val="00E254B1"/>
    <w:rsid w:val="00E25554"/>
    <w:rsid w:val="00E2643E"/>
    <w:rsid w:val="00E272E3"/>
    <w:rsid w:val="00E27900"/>
    <w:rsid w:val="00E27AA3"/>
    <w:rsid w:val="00E308DE"/>
    <w:rsid w:val="00E31AC1"/>
    <w:rsid w:val="00E3225E"/>
    <w:rsid w:val="00E326FE"/>
    <w:rsid w:val="00E32A1C"/>
    <w:rsid w:val="00E33147"/>
    <w:rsid w:val="00E3482D"/>
    <w:rsid w:val="00E34D4A"/>
    <w:rsid w:val="00E35228"/>
    <w:rsid w:val="00E35BF6"/>
    <w:rsid w:val="00E365E2"/>
    <w:rsid w:val="00E36D3D"/>
    <w:rsid w:val="00E37BF7"/>
    <w:rsid w:val="00E37DB9"/>
    <w:rsid w:val="00E37F9A"/>
    <w:rsid w:val="00E40E60"/>
    <w:rsid w:val="00E4143E"/>
    <w:rsid w:val="00E44400"/>
    <w:rsid w:val="00E45C0A"/>
    <w:rsid w:val="00E46088"/>
    <w:rsid w:val="00E46CE7"/>
    <w:rsid w:val="00E47824"/>
    <w:rsid w:val="00E51413"/>
    <w:rsid w:val="00E51749"/>
    <w:rsid w:val="00E51AA0"/>
    <w:rsid w:val="00E51AC2"/>
    <w:rsid w:val="00E526D2"/>
    <w:rsid w:val="00E53564"/>
    <w:rsid w:val="00E5377A"/>
    <w:rsid w:val="00E54E5B"/>
    <w:rsid w:val="00E5550E"/>
    <w:rsid w:val="00E55611"/>
    <w:rsid w:val="00E55B99"/>
    <w:rsid w:val="00E55D3C"/>
    <w:rsid w:val="00E56759"/>
    <w:rsid w:val="00E579FA"/>
    <w:rsid w:val="00E6048D"/>
    <w:rsid w:val="00E60E07"/>
    <w:rsid w:val="00E63386"/>
    <w:rsid w:val="00E63D59"/>
    <w:rsid w:val="00E643EE"/>
    <w:rsid w:val="00E65F33"/>
    <w:rsid w:val="00E661F3"/>
    <w:rsid w:val="00E66574"/>
    <w:rsid w:val="00E66C94"/>
    <w:rsid w:val="00E67883"/>
    <w:rsid w:val="00E7012D"/>
    <w:rsid w:val="00E704A7"/>
    <w:rsid w:val="00E734D9"/>
    <w:rsid w:val="00E73797"/>
    <w:rsid w:val="00E73F0A"/>
    <w:rsid w:val="00E74180"/>
    <w:rsid w:val="00E74B62"/>
    <w:rsid w:val="00E753EB"/>
    <w:rsid w:val="00E7652E"/>
    <w:rsid w:val="00E7758D"/>
    <w:rsid w:val="00E80550"/>
    <w:rsid w:val="00E80588"/>
    <w:rsid w:val="00E806D6"/>
    <w:rsid w:val="00E80E8A"/>
    <w:rsid w:val="00E818AD"/>
    <w:rsid w:val="00E82713"/>
    <w:rsid w:val="00E830B9"/>
    <w:rsid w:val="00E8372F"/>
    <w:rsid w:val="00E8476B"/>
    <w:rsid w:val="00E848F2"/>
    <w:rsid w:val="00E859D4"/>
    <w:rsid w:val="00E85ADB"/>
    <w:rsid w:val="00E85C96"/>
    <w:rsid w:val="00E8721E"/>
    <w:rsid w:val="00E87638"/>
    <w:rsid w:val="00E8775F"/>
    <w:rsid w:val="00E901B1"/>
    <w:rsid w:val="00E90E47"/>
    <w:rsid w:val="00E90E4A"/>
    <w:rsid w:val="00E92041"/>
    <w:rsid w:val="00E92BE5"/>
    <w:rsid w:val="00E93409"/>
    <w:rsid w:val="00E937B0"/>
    <w:rsid w:val="00E94B6E"/>
    <w:rsid w:val="00E950AB"/>
    <w:rsid w:val="00E965B4"/>
    <w:rsid w:val="00E96F3F"/>
    <w:rsid w:val="00E97A6A"/>
    <w:rsid w:val="00EA0263"/>
    <w:rsid w:val="00EA0B60"/>
    <w:rsid w:val="00EA0E30"/>
    <w:rsid w:val="00EA13A0"/>
    <w:rsid w:val="00EA1DDF"/>
    <w:rsid w:val="00EA22A7"/>
    <w:rsid w:val="00EA2F91"/>
    <w:rsid w:val="00EA3874"/>
    <w:rsid w:val="00EA513B"/>
    <w:rsid w:val="00EA64CA"/>
    <w:rsid w:val="00EA6625"/>
    <w:rsid w:val="00EA6CAA"/>
    <w:rsid w:val="00EA78E6"/>
    <w:rsid w:val="00EA7A66"/>
    <w:rsid w:val="00EA7EAC"/>
    <w:rsid w:val="00EB084F"/>
    <w:rsid w:val="00EB0DB9"/>
    <w:rsid w:val="00EB17D5"/>
    <w:rsid w:val="00EB18DA"/>
    <w:rsid w:val="00EB1A78"/>
    <w:rsid w:val="00EB1F26"/>
    <w:rsid w:val="00EB2FBD"/>
    <w:rsid w:val="00EB32DA"/>
    <w:rsid w:val="00EB33BC"/>
    <w:rsid w:val="00EB3D22"/>
    <w:rsid w:val="00EB4E4C"/>
    <w:rsid w:val="00EB4FE6"/>
    <w:rsid w:val="00EB535D"/>
    <w:rsid w:val="00EB54C5"/>
    <w:rsid w:val="00EB557C"/>
    <w:rsid w:val="00EB66BE"/>
    <w:rsid w:val="00EC1498"/>
    <w:rsid w:val="00EC1EB7"/>
    <w:rsid w:val="00EC4580"/>
    <w:rsid w:val="00EC4679"/>
    <w:rsid w:val="00EC46DF"/>
    <w:rsid w:val="00EC4EC5"/>
    <w:rsid w:val="00EC5229"/>
    <w:rsid w:val="00EC6799"/>
    <w:rsid w:val="00ED0282"/>
    <w:rsid w:val="00ED1B49"/>
    <w:rsid w:val="00ED2338"/>
    <w:rsid w:val="00ED2B90"/>
    <w:rsid w:val="00ED3878"/>
    <w:rsid w:val="00ED395C"/>
    <w:rsid w:val="00ED4BD3"/>
    <w:rsid w:val="00ED4D10"/>
    <w:rsid w:val="00ED5351"/>
    <w:rsid w:val="00ED5430"/>
    <w:rsid w:val="00ED57F1"/>
    <w:rsid w:val="00ED5FA0"/>
    <w:rsid w:val="00ED6A2D"/>
    <w:rsid w:val="00ED7005"/>
    <w:rsid w:val="00ED76D3"/>
    <w:rsid w:val="00ED7788"/>
    <w:rsid w:val="00ED7FC9"/>
    <w:rsid w:val="00EE0711"/>
    <w:rsid w:val="00EE1341"/>
    <w:rsid w:val="00EE2C11"/>
    <w:rsid w:val="00EE2CE6"/>
    <w:rsid w:val="00EE369E"/>
    <w:rsid w:val="00EE3B05"/>
    <w:rsid w:val="00EE4B00"/>
    <w:rsid w:val="00EE4BF9"/>
    <w:rsid w:val="00EE4CA2"/>
    <w:rsid w:val="00EE54AB"/>
    <w:rsid w:val="00EE5F66"/>
    <w:rsid w:val="00EE66BB"/>
    <w:rsid w:val="00EE679C"/>
    <w:rsid w:val="00EE6C6D"/>
    <w:rsid w:val="00EE76FF"/>
    <w:rsid w:val="00EE7BF8"/>
    <w:rsid w:val="00EF0686"/>
    <w:rsid w:val="00EF3108"/>
    <w:rsid w:val="00EF32E7"/>
    <w:rsid w:val="00EF6855"/>
    <w:rsid w:val="00EF6CD4"/>
    <w:rsid w:val="00EF6D1D"/>
    <w:rsid w:val="00EF6F49"/>
    <w:rsid w:val="00EF709B"/>
    <w:rsid w:val="00EF7498"/>
    <w:rsid w:val="00EF74E1"/>
    <w:rsid w:val="00F00BC2"/>
    <w:rsid w:val="00F00E0D"/>
    <w:rsid w:val="00F00E8E"/>
    <w:rsid w:val="00F01419"/>
    <w:rsid w:val="00F015D5"/>
    <w:rsid w:val="00F01C31"/>
    <w:rsid w:val="00F03CB3"/>
    <w:rsid w:val="00F04703"/>
    <w:rsid w:val="00F05F17"/>
    <w:rsid w:val="00F0790A"/>
    <w:rsid w:val="00F07E8E"/>
    <w:rsid w:val="00F100A4"/>
    <w:rsid w:val="00F10176"/>
    <w:rsid w:val="00F10814"/>
    <w:rsid w:val="00F118D7"/>
    <w:rsid w:val="00F1273D"/>
    <w:rsid w:val="00F1285A"/>
    <w:rsid w:val="00F12CE0"/>
    <w:rsid w:val="00F12F7F"/>
    <w:rsid w:val="00F130F8"/>
    <w:rsid w:val="00F133EF"/>
    <w:rsid w:val="00F1399D"/>
    <w:rsid w:val="00F15038"/>
    <w:rsid w:val="00F152A7"/>
    <w:rsid w:val="00F1533B"/>
    <w:rsid w:val="00F154B8"/>
    <w:rsid w:val="00F16248"/>
    <w:rsid w:val="00F17640"/>
    <w:rsid w:val="00F178EE"/>
    <w:rsid w:val="00F17DED"/>
    <w:rsid w:val="00F17E46"/>
    <w:rsid w:val="00F204D6"/>
    <w:rsid w:val="00F20D51"/>
    <w:rsid w:val="00F215CA"/>
    <w:rsid w:val="00F21B63"/>
    <w:rsid w:val="00F220A2"/>
    <w:rsid w:val="00F2293C"/>
    <w:rsid w:val="00F23A19"/>
    <w:rsid w:val="00F23AE2"/>
    <w:rsid w:val="00F24423"/>
    <w:rsid w:val="00F24808"/>
    <w:rsid w:val="00F24A5B"/>
    <w:rsid w:val="00F24B14"/>
    <w:rsid w:val="00F24B23"/>
    <w:rsid w:val="00F24EC2"/>
    <w:rsid w:val="00F25A7A"/>
    <w:rsid w:val="00F25FEF"/>
    <w:rsid w:val="00F26657"/>
    <w:rsid w:val="00F26852"/>
    <w:rsid w:val="00F26B65"/>
    <w:rsid w:val="00F26C97"/>
    <w:rsid w:val="00F270A2"/>
    <w:rsid w:val="00F274C8"/>
    <w:rsid w:val="00F2791D"/>
    <w:rsid w:val="00F27AC8"/>
    <w:rsid w:val="00F301CE"/>
    <w:rsid w:val="00F30939"/>
    <w:rsid w:val="00F31A0F"/>
    <w:rsid w:val="00F31AB0"/>
    <w:rsid w:val="00F31E8A"/>
    <w:rsid w:val="00F32C40"/>
    <w:rsid w:val="00F333F2"/>
    <w:rsid w:val="00F3359B"/>
    <w:rsid w:val="00F33B2A"/>
    <w:rsid w:val="00F34845"/>
    <w:rsid w:val="00F34F56"/>
    <w:rsid w:val="00F358EF"/>
    <w:rsid w:val="00F35924"/>
    <w:rsid w:val="00F35D1F"/>
    <w:rsid w:val="00F3602A"/>
    <w:rsid w:val="00F366F2"/>
    <w:rsid w:val="00F36776"/>
    <w:rsid w:val="00F36783"/>
    <w:rsid w:val="00F367E9"/>
    <w:rsid w:val="00F3687A"/>
    <w:rsid w:val="00F36C79"/>
    <w:rsid w:val="00F40218"/>
    <w:rsid w:val="00F40756"/>
    <w:rsid w:val="00F40E73"/>
    <w:rsid w:val="00F411C5"/>
    <w:rsid w:val="00F411E7"/>
    <w:rsid w:val="00F41ABA"/>
    <w:rsid w:val="00F41EFE"/>
    <w:rsid w:val="00F42D25"/>
    <w:rsid w:val="00F4323D"/>
    <w:rsid w:val="00F435EF"/>
    <w:rsid w:val="00F438C9"/>
    <w:rsid w:val="00F43B44"/>
    <w:rsid w:val="00F43C45"/>
    <w:rsid w:val="00F4422D"/>
    <w:rsid w:val="00F46E60"/>
    <w:rsid w:val="00F46F4C"/>
    <w:rsid w:val="00F47104"/>
    <w:rsid w:val="00F47584"/>
    <w:rsid w:val="00F5168D"/>
    <w:rsid w:val="00F51AF8"/>
    <w:rsid w:val="00F52219"/>
    <w:rsid w:val="00F533BB"/>
    <w:rsid w:val="00F5419D"/>
    <w:rsid w:val="00F546DA"/>
    <w:rsid w:val="00F54E49"/>
    <w:rsid w:val="00F54F3E"/>
    <w:rsid w:val="00F5657E"/>
    <w:rsid w:val="00F56F41"/>
    <w:rsid w:val="00F5769A"/>
    <w:rsid w:val="00F57F64"/>
    <w:rsid w:val="00F60246"/>
    <w:rsid w:val="00F60A79"/>
    <w:rsid w:val="00F60D5C"/>
    <w:rsid w:val="00F6172D"/>
    <w:rsid w:val="00F6200A"/>
    <w:rsid w:val="00F621A9"/>
    <w:rsid w:val="00F6229C"/>
    <w:rsid w:val="00F6283F"/>
    <w:rsid w:val="00F628B3"/>
    <w:rsid w:val="00F62ED3"/>
    <w:rsid w:val="00F637D4"/>
    <w:rsid w:val="00F64BBE"/>
    <w:rsid w:val="00F64E02"/>
    <w:rsid w:val="00F65323"/>
    <w:rsid w:val="00F668C9"/>
    <w:rsid w:val="00F67795"/>
    <w:rsid w:val="00F70056"/>
    <w:rsid w:val="00F70B8B"/>
    <w:rsid w:val="00F70FB4"/>
    <w:rsid w:val="00F7127E"/>
    <w:rsid w:val="00F71AEC"/>
    <w:rsid w:val="00F71D69"/>
    <w:rsid w:val="00F72A1A"/>
    <w:rsid w:val="00F730C6"/>
    <w:rsid w:val="00F73493"/>
    <w:rsid w:val="00F74A47"/>
    <w:rsid w:val="00F7631E"/>
    <w:rsid w:val="00F7707D"/>
    <w:rsid w:val="00F773C9"/>
    <w:rsid w:val="00F77B56"/>
    <w:rsid w:val="00F81125"/>
    <w:rsid w:val="00F81A9D"/>
    <w:rsid w:val="00F838D0"/>
    <w:rsid w:val="00F8567A"/>
    <w:rsid w:val="00F85BCC"/>
    <w:rsid w:val="00F91DCC"/>
    <w:rsid w:val="00F91FF7"/>
    <w:rsid w:val="00F92101"/>
    <w:rsid w:val="00F92475"/>
    <w:rsid w:val="00F927E9"/>
    <w:rsid w:val="00F938B7"/>
    <w:rsid w:val="00F93E4B"/>
    <w:rsid w:val="00F96775"/>
    <w:rsid w:val="00F97050"/>
    <w:rsid w:val="00F970C0"/>
    <w:rsid w:val="00F9777F"/>
    <w:rsid w:val="00F979E4"/>
    <w:rsid w:val="00F97E3E"/>
    <w:rsid w:val="00FA01F6"/>
    <w:rsid w:val="00FA06E4"/>
    <w:rsid w:val="00FA0EB3"/>
    <w:rsid w:val="00FA1221"/>
    <w:rsid w:val="00FA2F49"/>
    <w:rsid w:val="00FA2FA4"/>
    <w:rsid w:val="00FA3873"/>
    <w:rsid w:val="00FA5875"/>
    <w:rsid w:val="00FA7471"/>
    <w:rsid w:val="00FB0750"/>
    <w:rsid w:val="00FB0791"/>
    <w:rsid w:val="00FB0B0B"/>
    <w:rsid w:val="00FB0EE1"/>
    <w:rsid w:val="00FB12EA"/>
    <w:rsid w:val="00FB1938"/>
    <w:rsid w:val="00FB55E0"/>
    <w:rsid w:val="00FB56BD"/>
    <w:rsid w:val="00FB6DE4"/>
    <w:rsid w:val="00FB6E8C"/>
    <w:rsid w:val="00FB70BC"/>
    <w:rsid w:val="00FB724F"/>
    <w:rsid w:val="00FB73E6"/>
    <w:rsid w:val="00FB7481"/>
    <w:rsid w:val="00FB74FE"/>
    <w:rsid w:val="00FB76DE"/>
    <w:rsid w:val="00FB7926"/>
    <w:rsid w:val="00FC5928"/>
    <w:rsid w:val="00FC5963"/>
    <w:rsid w:val="00FC598F"/>
    <w:rsid w:val="00FC67E3"/>
    <w:rsid w:val="00FC68BD"/>
    <w:rsid w:val="00FC7D09"/>
    <w:rsid w:val="00FD19FA"/>
    <w:rsid w:val="00FD1B88"/>
    <w:rsid w:val="00FD284B"/>
    <w:rsid w:val="00FD3791"/>
    <w:rsid w:val="00FD405D"/>
    <w:rsid w:val="00FD4263"/>
    <w:rsid w:val="00FD42E8"/>
    <w:rsid w:val="00FD47F5"/>
    <w:rsid w:val="00FD4987"/>
    <w:rsid w:val="00FD5DD0"/>
    <w:rsid w:val="00FD5FCF"/>
    <w:rsid w:val="00FD69CA"/>
    <w:rsid w:val="00FD7CCC"/>
    <w:rsid w:val="00FD7DDC"/>
    <w:rsid w:val="00FE02D1"/>
    <w:rsid w:val="00FE090C"/>
    <w:rsid w:val="00FE0E21"/>
    <w:rsid w:val="00FE164B"/>
    <w:rsid w:val="00FE171E"/>
    <w:rsid w:val="00FE1A6E"/>
    <w:rsid w:val="00FE1C39"/>
    <w:rsid w:val="00FE1D9D"/>
    <w:rsid w:val="00FE1F19"/>
    <w:rsid w:val="00FE208D"/>
    <w:rsid w:val="00FE258F"/>
    <w:rsid w:val="00FE3CE3"/>
    <w:rsid w:val="00FE427A"/>
    <w:rsid w:val="00FE48E5"/>
    <w:rsid w:val="00FE5F0F"/>
    <w:rsid w:val="00FE6125"/>
    <w:rsid w:val="00FE67AF"/>
    <w:rsid w:val="00FE687C"/>
    <w:rsid w:val="00FE6BCC"/>
    <w:rsid w:val="00FE72E9"/>
    <w:rsid w:val="00FE7872"/>
    <w:rsid w:val="00FF0721"/>
    <w:rsid w:val="00FF1127"/>
    <w:rsid w:val="00FF1258"/>
    <w:rsid w:val="00FF2766"/>
    <w:rsid w:val="00FF327E"/>
    <w:rsid w:val="00FF34CC"/>
    <w:rsid w:val="00FF4217"/>
    <w:rsid w:val="00FF4A75"/>
    <w:rsid w:val="00FF51A3"/>
    <w:rsid w:val="00FF57AB"/>
    <w:rsid w:val="00FF5B71"/>
    <w:rsid w:val="00FF5CCC"/>
    <w:rsid w:val="03BC44B6"/>
    <w:rsid w:val="0AB15DE9"/>
    <w:rsid w:val="1E510B6F"/>
    <w:rsid w:val="2EFE01D0"/>
    <w:rsid w:val="43602147"/>
    <w:rsid w:val="66F7C6D8"/>
    <w:rsid w:val="688252E6"/>
    <w:rsid w:val="788211C0"/>
    <w:rsid w:val="7F2E8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7930"/>
  <w15:docId w15:val="{207FE536-AC7B-43AD-B743-26B5E19F70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cs="Times New Roman" w:eastAsiaTheme="minorHAns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iPriority="9" w:semiHidden="1" w:unhideWhenUsed="1" w:qFormat="1"/>
    <w:lsdException w:name="heading 5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3723B"/>
    <w:pPr>
      <w:spacing w:after="0" w:line="240" w:lineRule="auto"/>
    </w:pPr>
    <w:rPr>
      <w:rFonts w:eastAsia="Times New Roman" w:asciiTheme="minorHAnsi" w:hAnsiTheme="minorHAnsi"/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qFormat/>
    <w:rsid w:val="0053723B"/>
    <w:pPr>
      <w:keepNext/>
      <w:keepLines/>
      <w:spacing w:after="12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53723B"/>
    <w:pPr>
      <w:keepNext/>
      <w:keepLines/>
      <w:spacing w:after="24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qFormat/>
    <w:rsid w:val="0053723B"/>
    <w:pPr>
      <w:keepNext/>
      <w:spacing w:before="240" w:after="60"/>
      <w:outlineLvl w:val="2"/>
    </w:pPr>
    <w:rPr>
      <w:rFonts w:cs="Arial" w:asciiTheme="majorHAnsi" w:hAnsiTheme="majorHAnsi"/>
      <w:b/>
      <w:bCs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A6E6C"/>
    <w:pPr>
      <w:keepNext/>
      <w:numPr>
        <w:ilvl w:val="3"/>
        <w:numId w:val="8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link w:val="Heading5Char"/>
    <w:qFormat/>
    <w:rsid w:val="0053723B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A6E6C"/>
    <w:pPr>
      <w:spacing w:before="240" w:after="60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A6E6C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A6E6C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A6E6C"/>
    <w:pPr>
      <w:spacing w:before="240" w:after="60"/>
      <w:outlineLvl w:val="8"/>
    </w:pPr>
    <w:rPr>
      <w:rFonts w:cs="Arial" w:asciiTheme="majorHAnsi" w:hAnsiTheme="majorHAnsi" w:eastAsiaTheme="majorEastAsi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numbering" w:styleId="bulletBlue0" w:customStyle="1">
    <w:name w:val="bullet Blue"/>
    <w:basedOn w:val="NoList"/>
    <w:rsid w:val="00A2420F"/>
    <w:pPr>
      <w:numPr>
        <w:numId w:val="1"/>
      </w:numPr>
    </w:pPr>
  </w:style>
  <w:style w:type="character" w:styleId="Heading1Char" w:customStyle="1">
    <w:name w:val="Heading 1 Char"/>
    <w:basedOn w:val="DefaultParagraphFont"/>
    <w:link w:val="Heading1"/>
    <w:rsid w:val="0053723B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bidi="ar-SA"/>
    </w:rPr>
  </w:style>
  <w:style w:type="character" w:styleId="Heading2Char" w:customStyle="1">
    <w:name w:val="Heading 2 Char"/>
    <w:basedOn w:val="DefaultParagraphFont"/>
    <w:link w:val="Heading2"/>
    <w:rsid w:val="0053723B"/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:lang w:bidi="ar-SA"/>
    </w:rPr>
  </w:style>
  <w:style w:type="character" w:styleId="Heading3Char" w:customStyle="1">
    <w:name w:val="Heading 3 Char"/>
    <w:basedOn w:val="DefaultParagraphFont"/>
    <w:link w:val="Heading3"/>
    <w:rsid w:val="003A6E6C"/>
    <w:rPr>
      <w:rFonts w:eastAsia="Times New Roman" w:cs="Arial" w:asciiTheme="majorHAnsi" w:hAnsiTheme="majorHAnsi"/>
      <w:b/>
      <w:bCs/>
      <w:sz w:val="24"/>
      <w:szCs w:val="26"/>
      <w:lang w:bidi="ar-SA"/>
    </w:rPr>
  </w:style>
  <w:style w:type="character" w:styleId="Heading4Char" w:customStyle="1">
    <w:name w:val="Heading 4 Char"/>
    <w:basedOn w:val="DefaultParagraphFont"/>
    <w:link w:val="Heading4"/>
    <w:uiPriority w:val="9"/>
    <w:rsid w:val="003A6E6C"/>
    <w:rPr>
      <w:rFonts w:eastAsia="Times New Roman" w:asciiTheme="minorHAnsi" w:hAnsiTheme="minorHAnsi"/>
      <w:b/>
      <w:bCs/>
      <w:sz w:val="28"/>
      <w:szCs w:val="28"/>
      <w:lang w:bidi="ar-SA"/>
    </w:rPr>
  </w:style>
  <w:style w:type="character" w:styleId="Heading5Char" w:customStyle="1">
    <w:name w:val="Heading 5 Char"/>
    <w:basedOn w:val="DefaultParagraphFont"/>
    <w:link w:val="Heading5"/>
    <w:rsid w:val="003A6E6C"/>
    <w:rPr>
      <w:rFonts w:eastAsia="Times New Roman" w:asciiTheme="minorHAnsi" w:hAnsiTheme="minorHAnsi"/>
      <w:b/>
      <w:bCs/>
      <w:sz w:val="20"/>
      <w:szCs w:val="20"/>
      <w:lang w:bidi="ar-SA"/>
    </w:rPr>
  </w:style>
  <w:style w:type="character" w:styleId="Heading6Char" w:customStyle="1">
    <w:name w:val="Heading 6 Char"/>
    <w:basedOn w:val="DefaultParagraphFont"/>
    <w:link w:val="Heading6"/>
    <w:uiPriority w:val="9"/>
    <w:rsid w:val="003A6E6C"/>
    <w:rPr>
      <w:b/>
      <w:bCs/>
    </w:rPr>
  </w:style>
  <w:style w:type="character" w:styleId="Heading7Char" w:customStyle="1">
    <w:name w:val="Heading 7 Char"/>
    <w:basedOn w:val="DefaultParagraphFont"/>
    <w:link w:val="Heading7"/>
    <w:uiPriority w:val="9"/>
    <w:rsid w:val="003A6E6C"/>
    <w:rPr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rsid w:val="003A6E6C"/>
    <w:rPr>
      <w:i/>
      <w:iCs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rsid w:val="003A6E6C"/>
    <w:rPr>
      <w:rFonts w:cs="Arial" w:asciiTheme="majorHAnsi" w:hAnsiTheme="majorHAnsi" w:eastAsiaTheme="majorEastAsia"/>
    </w:rPr>
  </w:style>
  <w:style w:type="paragraph" w:styleId="TOC1">
    <w:name w:val="toc 1"/>
    <w:basedOn w:val="Normal"/>
    <w:next w:val="Normal"/>
    <w:autoRedefine/>
    <w:rsid w:val="00EB18DA"/>
    <w:pPr>
      <w:tabs>
        <w:tab w:val="right" w:leader="dot" w:pos="9360"/>
      </w:tabs>
      <w:spacing w:before="240"/>
      <w:ind w:right="245" w:hanging="720"/>
    </w:pPr>
    <w:rPr>
      <w:rFonts w:eastAsia="MS Mincho"/>
      <w:lang w:eastAsia="ja-JP"/>
    </w:rPr>
  </w:style>
  <w:style w:type="paragraph" w:styleId="TOC2">
    <w:name w:val="toc 2"/>
    <w:basedOn w:val="Normal"/>
    <w:next w:val="Normal"/>
    <w:autoRedefine/>
    <w:rsid w:val="00EB18DA"/>
    <w:pPr>
      <w:tabs>
        <w:tab w:val="right" w:leader="dot" w:pos="9360"/>
      </w:tabs>
      <w:ind w:left="1440" w:right="245" w:hanging="720"/>
    </w:pPr>
    <w:rPr>
      <w:rFonts w:eastAsia="MS Mincho"/>
      <w:lang w:eastAsia="ja-JP"/>
    </w:rPr>
  </w:style>
  <w:style w:type="paragraph" w:styleId="TOC3">
    <w:name w:val="toc 3"/>
    <w:basedOn w:val="Normal"/>
    <w:next w:val="Normal"/>
    <w:autoRedefine/>
    <w:rsid w:val="00EB18DA"/>
    <w:pPr>
      <w:tabs>
        <w:tab w:val="left" w:pos="2160"/>
        <w:tab w:val="right" w:leader="dot" w:pos="9360"/>
      </w:tabs>
      <w:ind w:left="2160" w:right="360" w:hanging="720"/>
    </w:pPr>
    <w:rPr>
      <w:rFonts w:eastAsia="MS Mincho"/>
      <w:lang w:eastAsia="ja-JP"/>
    </w:rPr>
  </w:style>
  <w:style w:type="paragraph" w:styleId="TOC4">
    <w:name w:val="toc 4"/>
    <w:basedOn w:val="Normal"/>
    <w:next w:val="Normal"/>
    <w:autoRedefine/>
    <w:rsid w:val="00EB18DA"/>
    <w:pPr>
      <w:tabs>
        <w:tab w:val="left" w:pos="2880"/>
        <w:tab w:val="right" w:leader="dot" w:pos="9360"/>
      </w:tabs>
      <w:ind w:left="2880" w:right="240" w:hanging="720"/>
    </w:pPr>
    <w:rPr>
      <w:rFonts w:eastAsia="MS Mincho"/>
      <w:lang w:eastAsia="ja-JP"/>
    </w:rPr>
  </w:style>
  <w:style w:type="paragraph" w:styleId="CommentText">
    <w:name w:val="annotation text"/>
    <w:basedOn w:val="Normal"/>
    <w:link w:val="CommentTextChar"/>
    <w:rsid w:val="0053723B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rsid w:val="0053723B"/>
    <w:rPr>
      <w:rFonts w:eastAsia="Times New Roman" w:asciiTheme="minorHAnsi" w:hAnsiTheme="minorHAnsi"/>
      <w:sz w:val="20"/>
      <w:szCs w:val="20"/>
      <w:lang w:bidi="ar-SA"/>
    </w:rPr>
  </w:style>
  <w:style w:type="paragraph" w:styleId="Header">
    <w:name w:val="header"/>
    <w:basedOn w:val="Normal"/>
    <w:link w:val="HeaderChar"/>
    <w:rsid w:val="0053723B"/>
    <w:pPr>
      <w:tabs>
        <w:tab w:val="center" w:pos="4680"/>
        <w:tab w:val="right" w:pos="9360"/>
      </w:tabs>
    </w:pPr>
    <w:rPr>
      <w:i/>
      <w:sz w:val="22"/>
    </w:rPr>
  </w:style>
  <w:style w:type="character" w:styleId="HeaderChar" w:customStyle="1">
    <w:name w:val="Header Char"/>
    <w:basedOn w:val="DefaultParagraphFont"/>
    <w:link w:val="Header"/>
    <w:rsid w:val="0053723B"/>
    <w:rPr>
      <w:rFonts w:eastAsia="Times New Roman" w:asciiTheme="minorHAnsi" w:hAnsiTheme="minorHAnsi"/>
      <w:i/>
      <w:szCs w:val="24"/>
      <w:lang w:bidi="ar-SA"/>
    </w:rPr>
  </w:style>
  <w:style w:type="paragraph" w:styleId="Footer">
    <w:name w:val="footer"/>
    <w:basedOn w:val="Normal"/>
    <w:link w:val="FooterChar"/>
    <w:rsid w:val="0053723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53723B"/>
    <w:rPr>
      <w:rFonts w:eastAsia="Times New Roman" w:asciiTheme="minorHAnsi" w:hAnsiTheme="minorHAnsi"/>
      <w:sz w:val="24"/>
      <w:szCs w:val="24"/>
      <w:lang w:bidi="ar-SA"/>
    </w:rPr>
  </w:style>
  <w:style w:type="character" w:styleId="CommentReference">
    <w:name w:val="annotation reference"/>
    <w:basedOn w:val="DefaultParagraphFont"/>
    <w:rsid w:val="0053723B"/>
    <w:rPr>
      <w:sz w:val="16"/>
      <w:szCs w:val="16"/>
    </w:rPr>
  </w:style>
  <w:style w:type="character" w:styleId="PageNumber">
    <w:name w:val="page number"/>
    <w:basedOn w:val="DefaultParagraphFont"/>
    <w:rsid w:val="00EB18DA"/>
  </w:style>
  <w:style w:type="character" w:styleId="Hyperlink">
    <w:name w:val="Hyperlink"/>
    <w:basedOn w:val="DefaultParagraphFont"/>
    <w:rsid w:val="0053723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3723B"/>
    <w:pPr>
      <w:spacing w:before="100" w:beforeAutospacing="1" w:after="100" w:afterAutospacing="1" w:line="360" w:lineRule="auto"/>
    </w:pPr>
    <w:rPr>
      <w:color w:val="00000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53723B"/>
    <w:rPr>
      <w:b/>
      <w:bCs/>
    </w:rPr>
  </w:style>
  <w:style w:type="character" w:styleId="CommentSubjectChar" w:customStyle="1">
    <w:name w:val="Comment Subject Char"/>
    <w:basedOn w:val="CommentTextChar"/>
    <w:link w:val="CommentSubject"/>
    <w:semiHidden/>
    <w:rsid w:val="00EB18DA"/>
    <w:rPr>
      <w:rFonts w:eastAsia="Times New Roman" w:asciiTheme="minorHAnsi" w:hAnsiTheme="minorHAnsi"/>
      <w:b/>
      <w:bCs/>
      <w:sz w:val="20"/>
      <w:szCs w:val="20"/>
      <w:lang w:bidi="ar-SA"/>
    </w:rPr>
  </w:style>
  <w:style w:type="paragraph" w:styleId="BalloonText">
    <w:name w:val="Balloon Text"/>
    <w:basedOn w:val="Normal"/>
    <w:link w:val="BalloonTextChar"/>
    <w:rsid w:val="0053723B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53723B"/>
    <w:rPr>
      <w:rFonts w:ascii="Tahoma" w:hAnsi="Tahoma" w:eastAsia="Times New Roman" w:cs="Tahoma"/>
      <w:sz w:val="16"/>
      <w:szCs w:val="16"/>
      <w:lang w:bidi="ar-SA"/>
    </w:rPr>
  </w:style>
  <w:style w:type="table" w:styleId="TableGrid">
    <w:name w:val="Table Grid"/>
    <w:basedOn w:val="TableNormal"/>
    <w:uiPriority w:val="59"/>
    <w:rsid w:val="009577E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075DE7"/>
    <w:pPr>
      <w:ind w:left="720"/>
      <w:contextualSpacing/>
    </w:pPr>
  </w:style>
  <w:style w:type="paragraph" w:styleId="Level1" w:customStyle="1">
    <w:name w:val="Level 1"/>
    <w:basedOn w:val="Normal"/>
    <w:rsid w:val="009577EF"/>
    <w:pPr>
      <w:tabs>
        <w:tab w:val="num" w:pos="2160"/>
      </w:tabs>
      <w:outlineLvl w:val="0"/>
    </w:pPr>
  </w:style>
  <w:style w:type="paragraph" w:styleId="Bullet" w:customStyle="1">
    <w:name w:val="Bullet"/>
    <w:rsid w:val="000C0203"/>
    <w:pPr>
      <w:numPr>
        <w:numId w:val="10"/>
      </w:numPr>
      <w:spacing w:after="120" w:line="240" w:lineRule="auto"/>
    </w:pPr>
    <w:rPr>
      <w:rFonts w:ascii="Arial Narrow" w:hAnsi="Arial Narrow"/>
      <w:sz w:val="21"/>
      <w:lang w:bidi="ar-SA"/>
    </w:rPr>
  </w:style>
  <w:style w:type="paragraph" w:styleId="Bulletlast" w:customStyle="1">
    <w:name w:val="Bullet last"/>
    <w:basedOn w:val="Bullet"/>
    <w:rsid w:val="000C0203"/>
    <w:pPr>
      <w:numPr>
        <w:numId w:val="0"/>
      </w:numPr>
      <w:spacing w:after="240"/>
    </w:pPr>
  </w:style>
  <w:style w:type="paragraph" w:styleId="Bulletsingle" w:customStyle="1">
    <w:name w:val="Bullet single"/>
    <w:basedOn w:val="Bullet"/>
    <w:rsid w:val="000C0203"/>
    <w:pPr>
      <w:numPr>
        <w:numId w:val="11"/>
      </w:numPr>
      <w:spacing w:after="240"/>
      <w:contextualSpacing/>
    </w:pPr>
  </w:style>
  <w:style w:type="paragraph" w:styleId="Head" w:customStyle="1">
    <w:name w:val="Head"/>
    <w:basedOn w:val="Heading1"/>
    <w:rsid w:val="000C0203"/>
    <w:pPr>
      <w:tabs>
        <w:tab w:val="left" w:pos="720"/>
        <w:tab w:val="left" w:pos="1440"/>
      </w:tabs>
      <w:jc w:val="center"/>
    </w:pPr>
    <w:rPr>
      <w:rFonts w:ascii="Arial Narrow" w:hAnsi="Arial Narrow" w:eastAsia="Times New Roman" w:cs="Times New Roman"/>
      <w:bCs w:val="0"/>
      <w:color w:val="FFFFFF" w:themeColor="background1"/>
      <w:sz w:val="56"/>
      <w:szCs w:val="56"/>
    </w:rPr>
  </w:style>
  <w:style w:type="character" w:styleId="Heading4Text" w:customStyle="1">
    <w:name w:val="Heading 4 Text"/>
    <w:rsid w:val="00EB18DA"/>
    <w:rPr>
      <w:rFonts w:ascii="Times New Roman Bold" w:hAnsi="Times New Roman Bold"/>
      <w:b/>
      <w:color w:val="003399"/>
      <w:sz w:val="24"/>
      <w:szCs w:val="22"/>
    </w:rPr>
  </w:style>
  <w:style w:type="character" w:styleId="Heading5Text" w:customStyle="1">
    <w:name w:val="Heading 5 Text"/>
    <w:rsid w:val="00EB18DA"/>
    <w:rPr>
      <w:rFonts w:ascii="Times New Roman" w:hAnsi="Times New Roman"/>
      <w:b/>
      <w:i/>
      <w:color w:val="auto"/>
      <w:sz w:val="22"/>
    </w:rPr>
  </w:style>
  <w:style w:type="paragraph" w:styleId="NormalSingleSpace" w:customStyle="1">
    <w:name w:val="Normal Single Space"/>
    <w:basedOn w:val="Normal"/>
    <w:rsid w:val="00EB18DA"/>
  </w:style>
  <w:style w:type="paragraph" w:styleId="StyleHeading110ptAfter2pt" w:customStyle="1">
    <w:name w:val="Style Heading 1 + 10 pt After:  2 pt"/>
    <w:basedOn w:val="Heading1"/>
    <w:rsid w:val="009577EF"/>
    <w:pPr>
      <w:spacing w:after="40"/>
    </w:pPr>
  </w:style>
  <w:style w:type="paragraph" w:styleId="StyleNormalSingleSpace10pt" w:customStyle="1">
    <w:name w:val="Style Normal Single Space + 10 pt"/>
    <w:basedOn w:val="Normal"/>
    <w:rsid w:val="00EB18DA"/>
  </w:style>
  <w:style w:type="character" w:styleId="Style10pt" w:customStyle="1">
    <w:name w:val="Style 10 pt"/>
    <w:basedOn w:val="DefaultParagraphFont"/>
    <w:rsid w:val="009577EF"/>
    <w:rPr>
      <w:sz w:val="22"/>
    </w:rPr>
  </w:style>
  <w:style w:type="character" w:styleId="apple-style-span" w:customStyle="1">
    <w:name w:val="apple-style-span"/>
    <w:basedOn w:val="DefaultParagraphFont"/>
    <w:rsid w:val="009577EF"/>
    <w:rPr>
      <w:rFonts w:cs="Times New Roman"/>
    </w:rPr>
  </w:style>
  <w:style w:type="paragraph" w:styleId="StyleBullet10ptBoldItalic" w:customStyle="1">
    <w:name w:val="Style Bullet + 10 pt Bold Italic"/>
    <w:basedOn w:val="Bullet"/>
    <w:rsid w:val="009577EF"/>
    <w:rPr>
      <w:b/>
      <w:i/>
      <w:iCs/>
    </w:rPr>
  </w:style>
  <w:style w:type="paragraph" w:styleId="ResumeSingleSpace" w:customStyle="1">
    <w:name w:val="_Resume Single Space"/>
    <w:rsid w:val="009577EF"/>
    <w:pPr>
      <w:jc w:val="both"/>
    </w:pPr>
  </w:style>
  <w:style w:type="paragraph" w:styleId="EducationResume" w:customStyle="1">
    <w:name w:val="_Education_Resume"/>
    <w:rsid w:val="009577EF"/>
  </w:style>
  <w:style w:type="paragraph" w:styleId="TextResume" w:customStyle="1">
    <w:name w:val="_Text_Resume"/>
    <w:rsid w:val="009577EF"/>
    <w:pPr>
      <w:spacing w:before="40" w:after="80"/>
      <w:jc w:val="both"/>
    </w:pPr>
  </w:style>
  <w:style w:type="paragraph" w:styleId="BulletLeaf0" w:customStyle="1">
    <w:name w:val="Bullet Leaf"/>
    <w:basedOn w:val="Normal"/>
    <w:rsid w:val="009577EF"/>
    <w:rPr>
      <w:rFonts w:ascii="Garamond" w:hAnsi="Garamond"/>
    </w:rPr>
  </w:style>
  <w:style w:type="numbering" w:styleId="bulletblue" w:customStyle="1">
    <w:name w:val="bullet blue"/>
    <w:basedOn w:val="NoList"/>
    <w:rsid w:val="009577EF"/>
    <w:pPr>
      <w:numPr>
        <w:numId w:val="2"/>
      </w:numPr>
    </w:pPr>
  </w:style>
  <w:style w:type="paragraph" w:styleId="PositionsHeld" w:customStyle="1">
    <w:name w:val="Positions Held"/>
    <w:basedOn w:val="Normal"/>
    <w:rsid w:val="00EB18DA"/>
    <w:pPr>
      <w:ind w:left="360" w:hanging="360"/>
      <w:contextualSpacing/>
    </w:pPr>
  </w:style>
  <w:style w:type="character" w:styleId="ProjectTitle" w:customStyle="1">
    <w:name w:val="Project Title"/>
    <w:basedOn w:val="DefaultParagraphFont"/>
    <w:rsid w:val="00864A65"/>
    <w:rPr>
      <w:color w:val="auto"/>
      <w:u w:val="single"/>
    </w:rPr>
  </w:style>
  <w:style w:type="paragraph" w:styleId="ListBullet">
    <w:name w:val="List Bullet"/>
    <w:basedOn w:val="Normal"/>
    <w:rsid w:val="0053723B"/>
    <w:pPr>
      <w:numPr>
        <w:numId w:val="3"/>
      </w:numPr>
      <w:spacing w:after="120"/>
    </w:pPr>
    <w:rPr>
      <w:rFonts w:ascii="Gill Sans MT" w:hAnsi="Gill Sans MT"/>
      <w:sz w:val="20"/>
      <w:szCs w:val="22"/>
    </w:rPr>
  </w:style>
  <w:style w:type="paragraph" w:styleId="BodyText">
    <w:name w:val="Body Text"/>
    <w:basedOn w:val="Normal"/>
    <w:link w:val="BodyTextChar"/>
    <w:rsid w:val="0053723B"/>
    <w:pPr>
      <w:autoSpaceDE w:val="0"/>
      <w:autoSpaceDN w:val="0"/>
      <w:adjustRightInd w:val="0"/>
      <w:spacing w:after="240" w:line="276" w:lineRule="auto"/>
    </w:pPr>
    <w:rPr>
      <w:bCs/>
      <w:sz w:val="22"/>
      <w:szCs w:val="22"/>
    </w:rPr>
  </w:style>
  <w:style w:type="character" w:styleId="BodyTextChar" w:customStyle="1">
    <w:name w:val="Body Text Char"/>
    <w:basedOn w:val="DefaultParagraphFont"/>
    <w:link w:val="BodyText"/>
    <w:rsid w:val="0053723B"/>
    <w:rPr>
      <w:rFonts w:eastAsia="Times New Roman" w:asciiTheme="minorHAnsi" w:hAnsiTheme="minorHAnsi"/>
      <w:bCs/>
      <w:lang w:bidi="ar-SA"/>
    </w:rPr>
  </w:style>
  <w:style w:type="character" w:styleId="Strong">
    <w:name w:val="Strong"/>
    <w:basedOn w:val="DefaultParagraphFont"/>
    <w:uiPriority w:val="22"/>
    <w:qFormat/>
    <w:rsid w:val="00075DE7"/>
    <w:rPr>
      <w:b/>
      <w:bCs/>
    </w:rPr>
  </w:style>
  <w:style w:type="paragraph" w:styleId="TextBoxText" w:customStyle="1">
    <w:name w:val="Text Box Text"/>
    <w:basedOn w:val="BodyText"/>
    <w:qFormat/>
    <w:rsid w:val="0053723B"/>
    <w:pPr>
      <w:spacing w:after="0" w:line="240" w:lineRule="auto"/>
    </w:pPr>
  </w:style>
  <w:style w:type="character" w:styleId="AOCAreas" w:customStyle="1">
    <w:name w:val="AOC Areas"/>
    <w:basedOn w:val="DefaultParagraphFont"/>
    <w:rsid w:val="00EB18DA"/>
    <w:rPr>
      <w:b/>
      <w:i/>
      <w:color w:val="365F91"/>
    </w:rPr>
  </w:style>
  <w:style w:type="paragraph" w:styleId="NAME" w:customStyle="1">
    <w:name w:val="NAME"/>
    <w:basedOn w:val="Header"/>
    <w:rsid w:val="00EB18DA"/>
    <w:pPr>
      <w:pBdr>
        <w:bottom w:val="single" w:color="auto" w:sz="4" w:space="1"/>
      </w:pBdr>
    </w:pPr>
    <w:rPr>
      <w:b/>
      <w:color w:val="1F497D"/>
    </w:rPr>
  </w:style>
  <w:style w:type="paragraph" w:styleId="Level2" w:customStyle="1">
    <w:name w:val="Level 2"/>
    <w:basedOn w:val="Normal"/>
    <w:rsid w:val="00EB18DA"/>
    <w:pPr>
      <w:tabs>
        <w:tab w:val="right" w:pos="9360"/>
      </w:tabs>
    </w:pPr>
    <w:rPr>
      <w:b/>
      <w:bCs/>
      <w:i/>
      <w:iCs/>
    </w:rPr>
  </w:style>
  <w:style w:type="paragraph" w:styleId="BodyText1" w:customStyle="1">
    <w:name w:val="Body Text1"/>
    <w:basedOn w:val="Normal"/>
    <w:rsid w:val="0053723B"/>
    <w:rPr>
      <w:sz w:val="22"/>
    </w:rPr>
  </w:style>
  <w:style w:type="paragraph" w:styleId="Level3" w:customStyle="1">
    <w:name w:val="Level 3"/>
    <w:basedOn w:val="Normal"/>
    <w:rsid w:val="00EB18DA"/>
    <w:pPr>
      <w:numPr>
        <w:numId w:val="4"/>
      </w:numPr>
    </w:pPr>
    <w:rPr>
      <w:rFonts w:eastAsia="PMingLiU"/>
    </w:rPr>
  </w:style>
  <w:style w:type="character" w:styleId="TitleProfExper" w:customStyle="1">
    <w:name w:val="Title Prof Exper"/>
    <w:aliases w:val="tpe"/>
    <w:basedOn w:val="DefaultParagraphFont"/>
    <w:rsid w:val="00EB18DA"/>
    <w:rPr>
      <w:rFonts w:ascii="Corbel" w:hAnsi="Corbel" w:cs="Times New Roman"/>
      <w:b/>
      <w:sz w:val="22"/>
    </w:rPr>
  </w:style>
  <w:style w:type="paragraph" w:styleId="Education" w:customStyle="1">
    <w:name w:val="Education"/>
    <w:basedOn w:val="Normal"/>
    <w:rsid w:val="008D3AC4"/>
    <w:pPr>
      <w:tabs>
        <w:tab w:val="left" w:pos="720"/>
        <w:tab w:val="left" w:pos="1440"/>
      </w:tabs>
    </w:pPr>
    <w:rPr>
      <w:rFonts w:ascii="Times New Roman Bold" w:hAnsi="Times New Roman Bold"/>
      <w:b/>
      <w:bCs/>
      <w:smallCaps/>
      <w:color w:val="003399"/>
    </w:rPr>
  </w:style>
  <w:style w:type="paragraph" w:styleId="12ptspace" w:customStyle="1">
    <w:name w:val="12 pt space"/>
    <w:basedOn w:val="BodyText"/>
    <w:qFormat/>
    <w:rsid w:val="0053723B"/>
    <w:pPr>
      <w:spacing w:after="0"/>
    </w:pPr>
  </w:style>
  <w:style w:type="paragraph" w:styleId="YEARSOF" w:customStyle="1">
    <w:name w:val="YEARS OF"/>
    <w:basedOn w:val="Normal"/>
    <w:rsid w:val="00EB18DA"/>
    <w:rPr>
      <w:b/>
      <w:bCs/>
    </w:rPr>
  </w:style>
  <w:style w:type="paragraph" w:styleId="resumetext" w:customStyle="1">
    <w:name w:val="resume text"/>
    <w:basedOn w:val="Normal"/>
    <w:rsid w:val="00EB18DA"/>
  </w:style>
  <w:style w:type="paragraph" w:styleId="ResumeText0" w:customStyle="1">
    <w:name w:val="Resume Text"/>
    <w:basedOn w:val="Normal"/>
    <w:rsid w:val="00EB18DA"/>
  </w:style>
  <w:style w:type="paragraph" w:styleId="Bullet2" w:customStyle="1">
    <w:name w:val="Bullet 2"/>
    <w:basedOn w:val="Normal"/>
    <w:link w:val="Bullet2CharChar"/>
    <w:rsid w:val="0053723B"/>
    <w:pPr>
      <w:numPr>
        <w:numId w:val="12"/>
      </w:numPr>
      <w:autoSpaceDE w:val="0"/>
      <w:autoSpaceDN w:val="0"/>
      <w:adjustRightInd w:val="0"/>
      <w:spacing w:after="240" w:line="276" w:lineRule="auto"/>
    </w:pPr>
    <w:rPr>
      <w:bCs/>
      <w:sz w:val="22"/>
      <w:szCs w:val="22"/>
    </w:rPr>
  </w:style>
  <w:style w:type="paragraph" w:styleId="Degree" w:customStyle="1">
    <w:name w:val="Degree"/>
    <w:basedOn w:val="Normal"/>
    <w:rsid w:val="00EB18DA"/>
  </w:style>
  <w:style w:type="paragraph" w:styleId="SummaryTitle" w:customStyle="1">
    <w:name w:val="Summary Title"/>
    <w:basedOn w:val="Normal"/>
    <w:rsid w:val="00EB18DA"/>
    <w:pPr>
      <w:jc w:val="center"/>
    </w:pPr>
    <w:rPr>
      <w:b/>
    </w:rPr>
  </w:style>
  <w:style w:type="character" w:styleId="ProjectSubtitles" w:customStyle="1">
    <w:name w:val="Project Subtitles"/>
    <w:basedOn w:val="ProjectTitle"/>
    <w:rsid w:val="00EB18DA"/>
    <w:rPr>
      <w:i/>
      <w:color w:val="auto"/>
      <w:u w:val="none"/>
    </w:rPr>
  </w:style>
  <w:style w:type="character" w:styleId="PDTitle" w:customStyle="1">
    <w:name w:val="PD Title"/>
    <w:basedOn w:val="DefaultParagraphFont"/>
    <w:uiPriority w:val="1"/>
    <w:rsid w:val="00EB18DA"/>
    <w:rPr>
      <w:rFonts w:ascii="Times New Roman Bold" w:hAnsi="Times New Roman Bold"/>
      <w:b/>
      <w:i/>
      <w:dstrike w:val="0"/>
      <w:color w:val="009900"/>
      <w:sz w:val="24"/>
      <w:szCs w:val="20"/>
      <w:vertAlign w:val="baseline"/>
    </w:rPr>
  </w:style>
  <w:style w:type="paragraph" w:styleId="Bulletleaf" w:customStyle="1">
    <w:name w:val="Bullet leaf"/>
    <w:autoRedefine/>
    <w:uiPriority w:val="99"/>
    <w:rsid w:val="00451776"/>
    <w:pPr>
      <w:numPr>
        <w:numId w:val="5"/>
      </w:numPr>
      <w:spacing w:after="120"/>
      <w:jc w:val="both"/>
    </w:pPr>
    <w:rPr>
      <w:szCs w:val="24"/>
    </w:rPr>
  </w:style>
  <w:style w:type="paragraph" w:styleId="Subtitle">
    <w:name w:val="Subtitle"/>
    <w:basedOn w:val="Normal"/>
    <w:next w:val="Normal"/>
    <w:link w:val="SubtitleChar"/>
    <w:qFormat/>
    <w:rsid w:val="0053723B"/>
    <w:pPr>
      <w:numPr>
        <w:ilvl w:val="1"/>
      </w:numPr>
      <w:spacing w:after="240"/>
    </w:pPr>
    <w:rPr>
      <w:rFonts w:asciiTheme="majorHAnsi" w:hAnsiTheme="majorHAnsi" w:eastAsiaTheme="majorEastAsia" w:cstheme="majorBidi"/>
      <w:i/>
      <w:iCs/>
      <w:color w:val="4F81BD" w:themeColor="accent1"/>
      <w:sz w:val="22"/>
    </w:rPr>
  </w:style>
  <w:style w:type="character" w:styleId="SubtitleChar" w:customStyle="1">
    <w:name w:val="Subtitle Char"/>
    <w:basedOn w:val="DefaultParagraphFont"/>
    <w:link w:val="Subtitle"/>
    <w:rsid w:val="0053723B"/>
    <w:rPr>
      <w:rFonts w:asciiTheme="majorHAnsi" w:hAnsiTheme="majorHAnsi" w:eastAsiaTheme="majorEastAsia" w:cstheme="majorBidi"/>
      <w:i/>
      <w:iCs/>
      <w:color w:val="4F81BD" w:themeColor="accent1"/>
      <w:szCs w:val="24"/>
      <w:lang w:bidi="ar-SA"/>
    </w:rPr>
  </w:style>
  <w:style w:type="paragraph" w:styleId="BoldItal" w:customStyle="1">
    <w:name w:val="BoldItal"/>
    <w:basedOn w:val="Normal"/>
    <w:rsid w:val="0059652F"/>
    <w:rPr>
      <w:b/>
      <w:i/>
    </w:rPr>
  </w:style>
  <w:style w:type="paragraph" w:styleId="Title">
    <w:name w:val="Title"/>
    <w:basedOn w:val="Normal"/>
    <w:next w:val="Normal"/>
    <w:link w:val="TitleChar"/>
    <w:uiPriority w:val="10"/>
    <w:qFormat/>
    <w:rsid w:val="0053723B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53723B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bidi="ar-SA"/>
    </w:rPr>
  </w:style>
  <w:style w:type="character" w:styleId="Emphasis">
    <w:name w:val="Emphasis"/>
    <w:basedOn w:val="DefaultParagraphFont"/>
    <w:uiPriority w:val="20"/>
    <w:qFormat/>
    <w:rsid w:val="00075DE7"/>
    <w:rPr>
      <w:i/>
      <w:iCs/>
    </w:rPr>
  </w:style>
  <w:style w:type="paragraph" w:styleId="NoSpacing">
    <w:name w:val="No Spacing"/>
    <w:basedOn w:val="Normal"/>
    <w:uiPriority w:val="1"/>
    <w:qFormat/>
    <w:rsid w:val="00075DE7"/>
  </w:style>
  <w:style w:type="paragraph" w:styleId="Quote">
    <w:name w:val="Quote"/>
    <w:basedOn w:val="Normal"/>
    <w:next w:val="Normal"/>
    <w:link w:val="QuoteChar"/>
    <w:uiPriority w:val="29"/>
    <w:qFormat/>
    <w:rsid w:val="00075DE7"/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rsid w:val="00075DE7"/>
    <w:rPr>
      <w:rFonts w:ascii="Times New Roman" w:hAnsi="Times New Roman" w:eastAsiaTheme="minorEastAsia"/>
      <w:i/>
      <w:iCs/>
      <w:color w:val="000000" w:themeColor="text1"/>
      <w:szCs w:val="24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DE7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75DE7"/>
    <w:rPr>
      <w:rFonts w:ascii="Times New Roman" w:hAnsi="Times New Roman" w:eastAsiaTheme="minorEastAsia"/>
      <w:b/>
      <w:bCs/>
      <w:i/>
      <w:iCs/>
      <w:color w:val="4F81BD" w:themeColor="accent1"/>
      <w:szCs w:val="24"/>
      <w:lang w:bidi="ar-SA"/>
    </w:rPr>
  </w:style>
  <w:style w:type="character" w:styleId="SubtleEmphasis">
    <w:name w:val="Subtle Emphasis"/>
    <w:uiPriority w:val="19"/>
    <w:qFormat/>
    <w:rsid w:val="00075DE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75DE7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75DE7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75DE7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75DE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A6E6C"/>
    <w:pPr>
      <w:outlineLvl w:val="9"/>
    </w:pPr>
  </w:style>
  <w:style w:type="character" w:styleId="FootnoteReference">
    <w:name w:val="footnote reference"/>
    <w:basedOn w:val="DefaultParagraphFont"/>
    <w:rsid w:val="0053723B"/>
    <w:rPr>
      <w:vertAlign w:val="superscript"/>
    </w:rPr>
  </w:style>
  <w:style w:type="character" w:styleId="Heading20" w:customStyle="1">
    <w:name w:val="Heading 2*"/>
    <w:uiPriority w:val="99"/>
    <w:rsid w:val="00075DE7"/>
    <w:rPr>
      <w:b/>
      <w:bCs/>
      <w:u w:val="single"/>
    </w:rPr>
  </w:style>
  <w:style w:type="character" w:styleId="Hypertext" w:customStyle="1">
    <w:name w:val="Hypertext"/>
    <w:uiPriority w:val="99"/>
    <w:rsid w:val="00075DE7"/>
    <w:rPr>
      <w:color w:val="0000FF"/>
      <w:u w:val="single"/>
    </w:rPr>
  </w:style>
  <w:style w:type="paragraph" w:styleId="SectionStart0" w:customStyle="1">
    <w:name w:val="Section Start"/>
    <w:basedOn w:val="Normal"/>
    <w:autoRedefine/>
    <w:qFormat/>
    <w:rsid w:val="00274D39"/>
    <w:rPr>
      <w:b/>
    </w:rPr>
  </w:style>
  <w:style w:type="paragraph" w:styleId="Subsection" w:customStyle="1">
    <w:name w:val="Subsection"/>
    <w:basedOn w:val="sectionstart"/>
    <w:qFormat/>
    <w:rsid w:val="00274D39"/>
    <w:pPr>
      <w:numPr>
        <w:ilvl w:val="1"/>
        <w:numId w:val="7"/>
      </w:numPr>
      <w:tabs>
        <w:tab w:val="clear" w:pos="-1440"/>
        <w:tab w:val="clear" w:pos="-720"/>
        <w:tab w:val="clear" w:pos="0"/>
        <w:tab w:val="clear" w:pos="2333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  <w:tab w:val="clear" w:pos="9360"/>
        <w:tab w:val="clear" w:pos="10080"/>
        <w:tab w:val="clear" w:pos="10800"/>
        <w:tab w:val="clear" w:pos="11520"/>
        <w:tab w:val="clear" w:pos="12240"/>
        <w:tab w:val="clear" w:pos="12960"/>
        <w:tab w:val="clear" w:pos="13680"/>
        <w:tab w:val="clear" w:pos="14400"/>
        <w:tab w:val="clear" w:pos="15120"/>
        <w:tab w:val="clear" w:pos="15840"/>
        <w:tab w:val="clear" w:pos="16560"/>
        <w:tab w:val="clear" w:pos="17280"/>
        <w:tab w:val="clear" w:pos="18000"/>
        <w:tab w:val="clear" w:pos="18720"/>
        <w:tab w:val="left" w:pos="547"/>
      </w:tabs>
    </w:pPr>
    <w:rPr>
      <w:b w:val="0"/>
    </w:rPr>
  </w:style>
  <w:style w:type="paragraph" w:styleId="sectionstart" w:customStyle="1">
    <w:name w:val="section start"/>
    <w:basedOn w:val="ListParagraph"/>
    <w:qFormat/>
    <w:rsid w:val="00274D39"/>
    <w:pPr>
      <w:numPr>
        <w:numId w:val="6"/>
      </w:numPr>
      <w:tabs>
        <w:tab w:val="left" w:pos="-1440"/>
        <w:tab w:val="left" w:pos="-720"/>
        <w:tab w:val="left" w:pos="0"/>
        <w:tab w:val="left" w:pos="2333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</w:tabs>
    </w:pPr>
    <w:rPr>
      <w:b/>
    </w:rPr>
  </w:style>
  <w:style w:type="paragraph" w:styleId="StyleHeading1DarkBlue" w:customStyle="1">
    <w:name w:val="Style Heading 1 + Dark Blue"/>
    <w:basedOn w:val="Heading1"/>
    <w:rsid w:val="0067190B"/>
    <w:pPr>
      <w:keepNext w:val="0"/>
    </w:pPr>
    <w:rPr>
      <w:rFonts w:ascii="Arial Bold" w:hAnsi="Arial Bold" w:eastAsia="MS Mincho"/>
      <w:color w:val="002060"/>
      <w:sz w:val="24"/>
      <w:lang w:val="en-CA"/>
    </w:rPr>
  </w:style>
  <w:style w:type="paragraph" w:styleId="StyleHeading1DarkBlue1" w:customStyle="1">
    <w:name w:val="Style Heading 1 + Dark Blue1"/>
    <w:basedOn w:val="Heading1"/>
    <w:rsid w:val="0067190B"/>
    <w:pPr>
      <w:keepNext w:val="0"/>
    </w:pPr>
    <w:rPr>
      <w:rFonts w:ascii="Arial Bold" w:hAnsi="Arial Bold" w:eastAsia="MS Mincho"/>
      <w:color w:val="002060"/>
      <w:sz w:val="24"/>
      <w:lang w:val="en-CA"/>
    </w:rPr>
  </w:style>
  <w:style w:type="paragraph" w:styleId="StyleHeading1DarkBlue2" w:customStyle="1">
    <w:name w:val="Style Heading 1 + Dark Blue2"/>
    <w:basedOn w:val="Heading1"/>
    <w:rsid w:val="0067190B"/>
    <w:pPr>
      <w:keepNext w:val="0"/>
    </w:pPr>
    <w:rPr>
      <w:rFonts w:ascii="Arial Bold" w:hAnsi="Arial Bold" w:eastAsia="MS Mincho"/>
      <w:color w:val="002060"/>
      <w:sz w:val="24"/>
      <w:lang w:val="en-CA"/>
    </w:rPr>
  </w:style>
  <w:style w:type="paragraph" w:styleId="StyleHeading1DarkBlue3" w:customStyle="1">
    <w:name w:val="Style Heading 1 + Dark Blue3"/>
    <w:basedOn w:val="Heading1"/>
    <w:rsid w:val="0067190B"/>
    <w:pPr>
      <w:keepNext w:val="0"/>
    </w:pPr>
    <w:rPr>
      <w:rFonts w:ascii="Arial Bold" w:hAnsi="Arial Bold" w:eastAsia="MS Mincho"/>
      <w:color w:val="002060"/>
      <w:sz w:val="24"/>
      <w:lang w:val="en-CA"/>
    </w:rPr>
  </w:style>
  <w:style w:type="paragraph" w:styleId="RESUMEHeading" w:customStyle="1">
    <w:name w:val="RESUME Heading"/>
    <w:basedOn w:val="Education"/>
    <w:autoRedefine/>
    <w:qFormat/>
    <w:rsid w:val="00B3107B"/>
    <w:pPr>
      <w:pBdr>
        <w:bottom w:val="single" w:color="auto" w:sz="4" w:space="1"/>
      </w:pBdr>
      <w:spacing w:after="120"/>
    </w:pPr>
    <w:rPr>
      <w:rFonts w:asciiTheme="majorHAnsi" w:hAnsiTheme="majorHAnsi"/>
      <w:noProof/>
      <w:sz w:val="28"/>
      <w:szCs w:val="28"/>
    </w:rPr>
  </w:style>
  <w:style w:type="paragraph" w:styleId="Heading21" w:customStyle="1">
    <w:name w:val="Heading 21"/>
    <w:basedOn w:val="Heading1"/>
    <w:qFormat/>
    <w:rsid w:val="00B213CA"/>
    <w:pPr>
      <w:numPr>
        <w:ilvl w:val="1"/>
        <w:numId w:val="9"/>
      </w:numPr>
    </w:pPr>
    <w:rPr>
      <w:rFonts w:eastAsia="Times New Roman" w:cs="Times New Roman"/>
      <w:sz w:val="22"/>
    </w:rPr>
  </w:style>
  <w:style w:type="paragraph" w:styleId="Styleheading3NotAllcaps" w:customStyle="1">
    <w:name w:val="Style heading 3 + Not All caps"/>
    <w:basedOn w:val="Heading21"/>
    <w:rsid w:val="00B213CA"/>
    <w:pPr>
      <w:numPr>
        <w:ilvl w:val="0"/>
        <w:numId w:val="0"/>
      </w:numPr>
    </w:pPr>
  </w:style>
  <w:style w:type="paragraph" w:styleId="CalloutText" w:customStyle="1">
    <w:name w:val="Callout Text"/>
    <w:basedOn w:val="Normal"/>
    <w:qFormat/>
    <w:rsid w:val="000C0203"/>
    <w:pPr>
      <w:jc w:val="both"/>
    </w:pPr>
    <w:rPr>
      <w:b/>
      <w:color w:val="0082C4"/>
    </w:rPr>
  </w:style>
  <w:style w:type="paragraph" w:styleId="ColorblockHeading" w:customStyle="1">
    <w:name w:val="Colorblock Heading"/>
    <w:basedOn w:val="Normal"/>
    <w:qFormat/>
    <w:rsid w:val="000C0203"/>
    <w:pPr>
      <w:shd w:val="clear" w:color="auto" w:fill="0082C4"/>
      <w:jc w:val="center"/>
    </w:pPr>
    <w:rPr>
      <w:b/>
      <w:color w:val="FFFFFF" w:themeColor="background1"/>
    </w:rPr>
  </w:style>
  <w:style w:type="paragraph" w:styleId="SectionHeading" w:customStyle="1">
    <w:name w:val="Section Heading"/>
    <w:basedOn w:val="Normal"/>
    <w:qFormat/>
    <w:rsid w:val="000C0203"/>
    <w:rPr>
      <w:rFonts w:ascii="Lucida Sans Unicode" w:hAnsi="Lucida Sans Unicode" w:cs="Lucida Sans Unicode"/>
      <w:b/>
      <w:color w:val="0082C4"/>
      <w:spacing w:val="-14"/>
      <w:sz w:val="36"/>
      <w:szCs w:val="36"/>
    </w:rPr>
  </w:style>
  <w:style w:type="paragraph" w:styleId="SectionSubheadings" w:customStyle="1">
    <w:name w:val="Section Subheadings"/>
    <w:basedOn w:val="Normal"/>
    <w:qFormat/>
    <w:rsid w:val="000C0203"/>
    <w:pPr>
      <w:jc w:val="both"/>
    </w:pPr>
    <w:rPr>
      <w:b/>
      <w:color w:val="0082C4"/>
      <w:sz w:val="26"/>
    </w:rPr>
  </w:style>
  <w:style w:type="paragraph" w:styleId="Indicator" w:customStyle="1">
    <w:name w:val="Indicator"/>
    <w:basedOn w:val="Heading3"/>
    <w:rsid w:val="0053723B"/>
    <w:pPr>
      <w:pBdr>
        <w:top w:val="single" w:color="auto" w:sz="12" w:space="6"/>
        <w:left w:val="single" w:color="auto" w:sz="12" w:space="6"/>
        <w:bottom w:val="single" w:color="auto" w:sz="12" w:space="6"/>
        <w:right w:val="single" w:color="auto" w:sz="12" w:space="6"/>
      </w:pBdr>
      <w:shd w:val="clear" w:color="auto" w:fill="737373"/>
      <w:spacing w:before="100" w:beforeAutospacing="1" w:after="100" w:afterAutospacing="1"/>
    </w:pPr>
    <w:rPr>
      <w:iCs/>
      <w:color w:val="FFFFFF"/>
    </w:rPr>
  </w:style>
  <w:style w:type="paragraph" w:styleId="FootnoteText">
    <w:name w:val="footnote text"/>
    <w:basedOn w:val="Normal"/>
    <w:link w:val="FootnoteTextChar"/>
    <w:rsid w:val="0053723B"/>
    <w:pPr>
      <w:ind w:left="144" w:hanging="144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rsid w:val="0053723B"/>
    <w:rPr>
      <w:rFonts w:eastAsia="Times New Roman" w:asciiTheme="minorHAnsi" w:hAnsiTheme="minorHAnsi"/>
      <w:sz w:val="20"/>
      <w:szCs w:val="20"/>
      <w:lang w:bidi="ar-SA"/>
    </w:rPr>
  </w:style>
  <w:style w:type="paragraph" w:styleId="DocumentMap">
    <w:name w:val="Document Map"/>
    <w:basedOn w:val="Normal"/>
    <w:link w:val="DocumentMapChar"/>
    <w:rsid w:val="0053723B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DocumentMapChar" w:customStyle="1">
    <w:name w:val="Document Map Char"/>
    <w:basedOn w:val="DefaultParagraphFont"/>
    <w:link w:val="DocumentMap"/>
    <w:rsid w:val="0053723B"/>
    <w:rPr>
      <w:rFonts w:ascii="Tahoma" w:hAnsi="Tahoma" w:eastAsia="Times New Roman" w:cs="Tahoma"/>
      <w:sz w:val="20"/>
      <w:szCs w:val="20"/>
      <w:shd w:val="clear" w:color="auto" w:fill="000080"/>
      <w:lang w:bidi="ar-SA"/>
    </w:rPr>
  </w:style>
  <w:style w:type="paragraph" w:styleId="Caption">
    <w:name w:val="caption"/>
    <w:basedOn w:val="Normal"/>
    <w:next w:val="Normal"/>
    <w:qFormat/>
    <w:rsid w:val="0053723B"/>
    <w:pPr>
      <w:keepNext/>
      <w:keepLines/>
      <w:spacing w:after="120"/>
    </w:pPr>
    <w:rPr>
      <w:b/>
      <w:bCs/>
      <w:szCs w:val="20"/>
    </w:rPr>
  </w:style>
  <w:style w:type="paragraph" w:styleId="EndnoteText">
    <w:name w:val="endnote text"/>
    <w:basedOn w:val="Normal"/>
    <w:link w:val="EndnoteTextChar"/>
    <w:rsid w:val="0053723B"/>
    <w:pPr>
      <w:spacing w:after="60"/>
      <w:ind w:left="216" w:hanging="216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rsid w:val="0053723B"/>
    <w:rPr>
      <w:rFonts w:eastAsia="Times New Roman" w:asciiTheme="minorHAnsi" w:hAnsiTheme="minorHAnsi"/>
      <w:sz w:val="20"/>
      <w:szCs w:val="20"/>
      <w:lang w:bidi="ar-SA"/>
    </w:rPr>
  </w:style>
  <w:style w:type="character" w:styleId="EndnoteReference">
    <w:name w:val="endnote reference"/>
    <w:basedOn w:val="DefaultParagraphFont"/>
    <w:rsid w:val="0053723B"/>
    <w:rPr>
      <w:vertAlign w:val="superscript"/>
    </w:rPr>
  </w:style>
  <w:style w:type="character" w:styleId="StyleComicSansMS" w:customStyle="1">
    <w:name w:val="Style Comic Sans MS"/>
    <w:basedOn w:val="DefaultParagraphFont"/>
    <w:rsid w:val="0053723B"/>
    <w:rPr>
      <w:rFonts w:ascii="Comic Sans MS" w:hAnsi="Comic Sans MS"/>
      <w:sz w:val="20"/>
    </w:rPr>
  </w:style>
  <w:style w:type="character" w:styleId="FollowedHyperlink">
    <w:name w:val="FollowedHyperlink"/>
    <w:basedOn w:val="DefaultParagraphFont"/>
    <w:rsid w:val="0053723B"/>
    <w:rPr>
      <w:color w:val="800080"/>
      <w:u w:val="single"/>
    </w:rPr>
  </w:style>
  <w:style w:type="paragraph" w:styleId="FigureCaption" w:customStyle="1">
    <w:name w:val="Figure Caption"/>
    <w:basedOn w:val="Normal"/>
    <w:link w:val="FigureCaptionChar"/>
    <w:qFormat/>
    <w:rsid w:val="0053723B"/>
    <w:pPr>
      <w:keepNext/>
      <w:keepLines/>
      <w:autoSpaceDE w:val="0"/>
      <w:autoSpaceDN w:val="0"/>
      <w:adjustRightInd w:val="0"/>
      <w:spacing w:before="120" w:after="120" w:line="276" w:lineRule="auto"/>
    </w:pPr>
    <w:rPr>
      <w:i/>
      <w:sz w:val="22"/>
    </w:rPr>
  </w:style>
  <w:style w:type="character" w:styleId="FigureCaptionChar" w:customStyle="1">
    <w:name w:val="Figure Caption Char"/>
    <w:basedOn w:val="DefaultParagraphFont"/>
    <w:link w:val="FigureCaption"/>
    <w:rsid w:val="0053723B"/>
    <w:rPr>
      <w:rFonts w:eastAsia="Times New Roman" w:asciiTheme="minorHAnsi" w:hAnsiTheme="minorHAnsi"/>
      <w:i/>
      <w:szCs w:val="24"/>
      <w:lang w:bidi="ar-SA"/>
    </w:rPr>
  </w:style>
  <w:style w:type="paragraph" w:styleId="SourceText" w:customStyle="1">
    <w:name w:val="Source Text"/>
    <w:basedOn w:val="BodyText"/>
    <w:link w:val="SourceTextChar"/>
    <w:qFormat/>
    <w:rsid w:val="0053723B"/>
    <w:pPr>
      <w:spacing w:after="480"/>
    </w:pPr>
  </w:style>
  <w:style w:type="character" w:styleId="SourceTextChar" w:customStyle="1">
    <w:name w:val="Source Text Char"/>
    <w:basedOn w:val="BodyTextChar"/>
    <w:link w:val="SourceText"/>
    <w:rsid w:val="0053723B"/>
    <w:rPr>
      <w:rFonts w:eastAsia="Times New Roman" w:asciiTheme="minorHAnsi" w:hAnsiTheme="minorHAnsi"/>
      <w:bCs/>
      <w:lang w:bidi="ar-SA"/>
    </w:rPr>
  </w:style>
  <w:style w:type="paragraph" w:styleId="Figure" w:customStyle="1">
    <w:name w:val="Figure"/>
    <w:basedOn w:val="Caption"/>
    <w:qFormat/>
    <w:rsid w:val="0053723B"/>
    <w:rPr>
      <w:b w:val="0"/>
      <w:szCs w:val="22"/>
    </w:rPr>
  </w:style>
  <w:style w:type="character" w:styleId="Bullet2CharChar" w:customStyle="1">
    <w:name w:val="Bullet 2 Char Char"/>
    <w:basedOn w:val="DefaultParagraphFont"/>
    <w:link w:val="Bullet2"/>
    <w:rsid w:val="0053723B"/>
    <w:rPr>
      <w:rFonts w:eastAsia="Times New Roman" w:asciiTheme="minorHAnsi" w:hAnsiTheme="minorHAnsi"/>
      <w:bCs/>
      <w:lang w:bidi="ar-SA"/>
    </w:rPr>
  </w:style>
  <w:style w:type="paragraph" w:styleId="Revision">
    <w:name w:val="Revision"/>
    <w:hidden/>
    <w:uiPriority w:val="99"/>
    <w:semiHidden/>
    <w:rsid w:val="00473876"/>
    <w:pPr>
      <w:spacing w:after="0" w:line="240" w:lineRule="auto"/>
    </w:pPr>
    <w:rPr>
      <w:rFonts w:eastAsia="Times New Roman" w:asciiTheme="minorHAnsi" w:hAnsiTheme="minorHAnsi"/>
      <w:sz w:val="24"/>
      <w:szCs w:val="24"/>
      <w:lang w:bidi="ar-SA"/>
    </w:rPr>
  </w:style>
  <w:style w:type="character" w:styleId="apple-converted-space" w:customStyle="1">
    <w:name w:val="apple-converted-space"/>
    <w:basedOn w:val="DefaultParagraphFont"/>
    <w:rsid w:val="008A7F53"/>
  </w:style>
  <w:style w:type="character" w:styleId="footnote-url" w:customStyle="1">
    <w:name w:val="footnote-url"/>
    <w:basedOn w:val="DefaultParagraphFont"/>
    <w:rsid w:val="008A7F53"/>
  </w:style>
  <w:style w:type="paragraph" w:styleId="HealthConnection" w:customStyle="1">
    <w:name w:val="Health Connection"/>
    <w:basedOn w:val="BodyText"/>
    <w:rsid w:val="00FF2766"/>
    <w:pPr>
      <w:keepLines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solid" w:color="FABF8F" w:themeColor="accent6" w:themeTint="99" w:fill="auto"/>
      <w:spacing w:line="240" w:lineRule="auto"/>
    </w:pPr>
    <w:rPr>
      <w:bCs w:val="0"/>
      <w:szCs w:val="20"/>
    </w:rPr>
  </w:style>
  <w:style w:type="paragraph" w:styleId="Default" w:customStyle="1">
    <w:name w:val="Default"/>
    <w:rsid w:val="001B6C62"/>
    <w:pPr>
      <w:autoSpaceDE w:val="0"/>
      <w:autoSpaceDN w:val="0"/>
      <w:adjustRightInd w:val="0"/>
      <w:spacing w:after="0" w:line="240" w:lineRule="auto"/>
    </w:pPr>
    <w:rPr>
      <w:rFonts w:ascii="Adobe Garamond Pro" w:hAnsi="Adobe Garamond Pro" w:cs="Adobe Garamond Pro"/>
      <w:color w:val="000000"/>
      <w:sz w:val="24"/>
      <w:szCs w:val="24"/>
      <w:lang w:bidi="ar-SA"/>
    </w:rPr>
  </w:style>
  <w:style w:type="paragraph" w:styleId="Reference" w:customStyle="1">
    <w:name w:val="Reference"/>
    <w:rsid w:val="00A629B6"/>
    <w:pPr>
      <w:spacing w:after="240" w:line="240" w:lineRule="auto"/>
    </w:pPr>
    <w:rPr>
      <w:rFonts w:eastAsia="Times New Roman" w:asciiTheme="minorHAnsi" w:hAnsiTheme="minorHAnsi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microsoft.com/office/2011/relationships/people" Target="peop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comments" Target="comments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8/08/relationships/commentsExtensible" Target="commentsExtensible.xml" Id="rId14" /><Relationship Type="http://schemas.openxmlformats.org/officeDocument/2006/relationships/image" Target="/media/image3.png" Id="Rf0558863e5474fab" /><Relationship Type="http://schemas.openxmlformats.org/officeDocument/2006/relationships/image" Target="/media/image4.png" Id="R0fe52d4a451c4a97" 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health2016.globalchange.gov/" TargetMode="External"/><Relationship Id="rId2" Type="http://schemas.openxmlformats.org/officeDocument/2006/relationships/hyperlink" Target="https://health2016.globalchange.gov/" TargetMode="External"/><Relationship Id="rId1" Type="http://schemas.openxmlformats.org/officeDocument/2006/relationships/hyperlink" Target="https://health2016.globalchange.gov/" TargetMode="External"/><Relationship Id="rId4" Type="http://schemas.openxmlformats.org/officeDocument/2006/relationships/hyperlink" Target="https://health2016.globalchange.gov/" TargetMode="External"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image4.tiff" Id="rId1" /><Relationship Type="http://schemas.openxmlformats.org/officeDocument/2006/relationships/hyperlink" Target="https://www.epa.gov/climate-indicators" TargetMode="External" Id="R879d8a3adbc54b53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C2FA4749D13C4D8B63736A9D95688A" ma:contentTypeVersion="17" ma:contentTypeDescription="Create a new document." ma:contentTypeScope="" ma:versionID="578c655ecc84879846c98f19573eba7e">
  <xsd:schema xmlns:xsd="http://www.w3.org/2001/XMLSchema" xmlns:xs="http://www.w3.org/2001/XMLSchema" xmlns:p="http://schemas.microsoft.com/office/2006/metadata/properties" xmlns:ns2="11d857ff-f4c9-431c-b3f0-894cf5d81aa2" xmlns:ns3="924ddb61-764c-4703-9da6-ddf852dc8a22" targetNamespace="http://schemas.microsoft.com/office/2006/metadata/properties" ma:root="true" ma:fieldsID="e4057c1f2022873f23a3a8e83f192bb7" ns2:_="" ns3:_="">
    <xsd:import namespace="11d857ff-f4c9-431c-b3f0-894cf5d81aa2"/>
    <xsd:import namespace="924ddb61-764c-4703-9da6-ddf852dc8a2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Notes0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857ff-f4c9-431c-b3f0-894cf5d81aa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015fc1ea-0df6-4181-8ca9-e6627910bc6f}" ma:internalName="TaxCatchAll" ma:showField="CatchAllData" ma:web="11d857ff-f4c9-431c-b3f0-894cf5d81aa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4ddb61-764c-4703-9da6-ddf852dc8a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Notes0" ma:index="12" nillable="true" ma:displayName="Notes" ma:internalName="Notes0">
      <xsd:simpleType>
        <xsd:restriction base="dms:Note">
          <xsd:maxLength value="255"/>
        </xsd:restriction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896de28-cb53-43b9-a38b-bef149b243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0 xmlns="924ddb61-764c-4703-9da6-ddf852dc8a22" xsi:nil="true"/>
    <lcf76f155ced4ddcb4097134ff3c332f xmlns="924ddb61-764c-4703-9da6-ddf852dc8a22">
      <Terms xmlns="http://schemas.microsoft.com/office/infopath/2007/PartnerControls"/>
    </lcf76f155ced4ddcb4097134ff3c332f>
    <TaxCatchAll xmlns="11d857ff-f4c9-431c-b3f0-894cf5d81aa2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526476-1D23-4E96-8828-1745BFA782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76046C-DE59-4FE7-B50C-B240AB1AE663}"/>
</file>

<file path=customXml/itemProps3.xml><?xml version="1.0" encoding="utf-8"?>
<ds:datastoreItem xmlns:ds="http://schemas.openxmlformats.org/officeDocument/2006/customXml" ds:itemID="{502031DA-4097-4BD6-BC9F-4B1197580677}">
  <ds:schemaRefs>
    <ds:schemaRef ds:uri="http://schemas.microsoft.com/office/2006/metadata/properties"/>
    <ds:schemaRef ds:uri="http://schemas.microsoft.com/office/infopath/2007/PartnerControls"/>
    <ds:schemaRef ds:uri="924ddb61-764c-4703-9da6-ddf852dc8a22"/>
  </ds:schemaRefs>
</ds:datastoreItem>
</file>

<file path=customXml/itemProps4.xml><?xml version="1.0" encoding="utf-8"?>
<ds:datastoreItem xmlns:ds="http://schemas.openxmlformats.org/officeDocument/2006/customXml" ds:itemID="{1CB09D0E-DAF3-47A8-863F-580C6C4D214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Eastern Research Group,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Heat-Related Deaths</dc:title>
  <dc:subject>This indicator presents data on deaths classified as "heat-related" in the United States.</dc:subject>
  <dc:creator>US EPA, OAR, Climate Change Division</dc:creator>
  <cp:keywords>climate change; global warming; science; indicator; data; society; health; heat; mortality; death</cp:keywords>
  <dc:description/>
  <cp:lastModifiedBy>Kolian.Michael_epa.gov#EXT#@erg.com</cp:lastModifiedBy>
  <cp:revision>63</cp:revision>
  <dcterms:created xsi:type="dcterms:W3CDTF">2017-07-17T23:07:00Z</dcterms:created>
  <dcterms:modified xsi:type="dcterms:W3CDTF">2021-04-12T00:11:49Z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0x01010055C2FA4749D13C4D8B63736A9D95688A</vt:lpwstr>
  </property>
</Properties>
</file>